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C6F179">
      <w:pPr>
        <w:pStyle w:val="4"/>
        <w:jc w:val="center"/>
        <w:outlineLvl w:val="1"/>
        <w:rPr>
          <w:rFonts w:hint="default"/>
        </w:rPr>
      </w:pPr>
      <w:r>
        <w:rPr>
          <w:b/>
          <w:sz w:val="36"/>
        </w:rPr>
        <w:t>第五章 合同文本</w:t>
      </w:r>
    </w:p>
    <w:p w14:paraId="2AF4B8FE">
      <w:pPr>
        <w:pStyle w:val="4"/>
        <w:rPr>
          <w:rFonts w:hint="default"/>
        </w:rPr>
      </w:pPr>
      <w:r>
        <w:rPr>
          <w:rFonts w:ascii="宋体" w:hAnsi="宋体" w:eastAsia="宋体" w:cs="宋体"/>
          <w:b/>
          <w:color w:val="222222"/>
          <w:sz w:val="48"/>
        </w:rPr>
        <w:t xml:space="preserve"> </w:t>
      </w:r>
    </w:p>
    <w:p w14:paraId="12222038">
      <w:pPr>
        <w:pStyle w:val="4"/>
        <w:shd w:val="clear" w:color="auto" w:fill="FFFFFF"/>
        <w:jc w:val="center"/>
        <w:rPr>
          <w:rFonts w:hint="default"/>
        </w:rPr>
      </w:pPr>
      <w:r>
        <w:rPr>
          <w:rFonts w:ascii="宋体" w:hAnsi="宋体" w:eastAsia="宋体" w:cs="宋体"/>
          <w:b/>
          <w:color w:val="222222"/>
          <w:sz w:val="48"/>
        </w:rPr>
        <w:t xml:space="preserve"> </w:t>
      </w:r>
    </w:p>
    <w:p w14:paraId="6E066C1D">
      <w:pPr>
        <w:pStyle w:val="4"/>
        <w:shd w:val="clear" w:color="auto" w:fill="FFFFFF"/>
        <w:jc w:val="center"/>
        <w:rPr>
          <w:rFonts w:hint="default"/>
        </w:rPr>
      </w:pPr>
      <w:r>
        <w:rPr>
          <w:rFonts w:ascii="宋体" w:hAnsi="宋体" w:eastAsia="宋体" w:cs="宋体"/>
          <w:b/>
          <w:color w:val="222222"/>
          <w:sz w:val="48"/>
        </w:rPr>
        <w:t xml:space="preserve"> </w:t>
      </w:r>
    </w:p>
    <w:p w14:paraId="493546D5">
      <w:pPr>
        <w:pStyle w:val="4"/>
        <w:shd w:val="clear" w:color="auto" w:fill="FFFFFF"/>
        <w:jc w:val="center"/>
        <w:rPr>
          <w:rFonts w:hint="default"/>
        </w:rPr>
      </w:pPr>
      <w:r>
        <w:rPr>
          <w:rFonts w:ascii="宋体" w:hAnsi="宋体" w:eastAsia="宋体" w:cs="宋体"/>
          <w:b/>
          <w:color w:val="222222"/>
          <w:sz w:val="48"/>
        </w:rPr>
        <w:t xml:space="preserve"> </w:t>
      </w:r>
    </w:p>
    <w:p w14:paraId="35D761D8">
      <w:pPr>
        <w:pStyle w:val="4"/>
        <w:shd w:val="clear" w:color="auto" w:fill="FFFFFF"/>
        <w:jc w:val="center"/>
        <w:rPr>
          <w:rFonts w:hint="default"/>
        </w:rPr>
      </w:pPr>
      <w:r>
        <w:rPr>
          <w:rFonts w:ascii="宋体" w:hAnsi="宋体" w:eastAsia="宋体" w:cs="宋体"/>
          <w:b/>
          <w:color w:val="222222"/>
          <w:sz w:val="48"/>
        </w:rPr>
        <w:t>广东省政府采购</w:t>
      </w:r>
    </w:p>
    <w:p w14:paraId="4B2189BD">
      <w:pPr>
        <w:pStyle w:val="4"/>
        <w:shd w:val="clear" w:color="auto" w:fill="FFFFFF"/>
        <w:spacing w:before="150" w:after="150"/>
        <w:jc w:val="both"/>
        <w:rPr>
          <w:rFonts w:hint="default"/>
        </w:rPr>
      </w:pPr>
      <w:r>
        <w:rPr>
          <w:rFonts w:ascii="Helvetica" w:hAnsi="Helvetica" w:eastAsia="Helvetica" w:cs="Helvetica"/>
          <w:color w:val="222222"/>
          <w:sz w:val="27"/>
        </w:rPr>
        <w:t xml:space="preserve"> </w:t>
      </w:r>
    </w:p>
    <w:p w14:paraId="23AD17ED">
      <w:pPr>
        <w:pStyle w:val="4"/>
        <w:shd w:val="clear" w:color="auto" w:fill="FFFFFF"/>
        <w:jc w:val="center"/>
        <w:rPr>
          <w:rFonts w:hint="default"/>
        </w:rPr>
      </w:pPr>
      <w:r>
        <w:rPr>
          <w:rFonts w:ascii="宋体" w:hAnsi="宋体" w:eastAsia="宋体" w:cs="宋体"/>
          <w:b/>
          <w:color w:val="222222"/>
          <w:sz w:val="48"/>
        </w:rPr>
        <w:t>合　同　书</w:t>
      </w:r>
    </w:p>
    <w:p w14:paraId="6B281681">
      <w:pPr>
        <w:pStyle w:val="4"/>
        <w:ind w:firstLine="480"/>
        <w:jc w:val="center"/>
        <w:rPr>
          <w:rFonts w:hint="default"/>
        </w:rPr>
      </w:pPr>
      <w:r>
        <w:br w:type="textWrapping"/>
      </w:r>
      <w:r>
        <w:br w:type="textWrapping"/>
      </w:r>
      <w:r>
        <w:br w:type="textWrapping"/>
      </w:r>
      <w:r>
        <w:br w:type="textWrapping"/>
      </w:r>
      <w:r>
        <w:br w:type="textWrapping"/>
      </w:r>
      <w:r>
        <w:br w:type="textWrapping"/>
      </w:r>
      <w:r>
        <w:br w:type="textWrapping"/>
      </w:r>
      <w:r>
        <w:rPr>
          <w:sz w:val="21"/>
          <w:shd w:val="clear" w:color="auto" w:fill="FFFFFF"/>
        </w:rPr>
        <w:t>本合同为中小企业预留合同</w:t>
      </w:r>
      <w:r>
        <w:br w:type="textWrapping"/>
      </w:r>
      <w:r>
        <w:br w:type="textWrapping"/>
      </w:r>
      <w:r>
        <w:br w:type="textWrapping"/>
      </w:r>
      <w:r>
        <w:br w:type="textWrapping"/>
      </w:r>
      <w:r>
        <w:br w:type="textWrapping"/>
      </w:r>
      <w:r>
        <w:rPr>
          <w:sz w:val="21"/>
          <w:shd w:val="clear" w:color="auto" w:fill="FFFFFF"/>
        </w:rPr>
        <w:t xml:space="preserve">                         </w:t>
      </w:r>
    </w:p>
    <w:p w14:paraId="3CB536B9">
      <w:pPr>
        <w:pStyle w:val="4"/>
        <w:ind w:firstLine="480"/>
        <w:jc w:val="center"/>
        <w:rPr>
          <w:rFonts w:hint="default"/>
        </w:rPr>
      </w:pPr>
      <w:r>
        <w:rPr>
          <w:sz w:val="21"/>
          <w:shd w:val="clear" w:color="auto" w:fill="FFFFFF"/>
        </w:rPr>
        <w:t xml:space="preserve">  </w:t>
      </w:r>
    </w:p>
    <w:p w14:paraId="09AE0E88">
      <w:pPr>
        <w:pStyle w:val="4"/>
        <w:ind w:firstLine="480"/>
        <w:jc w:val="center"/>
        <w:rPr>
          <w:rFonts w:hint="default"/>
        </w:rPr>
      </w:pPr>
    </w:p>
    <w:p w14:paraId="1A02D261">
      <w:pPr>
        <w:pStyle w:val="4"/>
        <w:ind w:firstLine="480"/>
        <w:jc w:val="center"/>
        <w:rPr>
          <w:rFonts w:hint="default"/>
        </w:rPr>
      </w:pPr>
    </w:p>
    <w:p w14:paraId="24D40085">
      <w:pPr>
        <w:pStyle w:val="4"/>
        <w:ind w:firstLine="480"/>
        <w:jc w:val="center"/>
        <w:rPr>
          <w:rFonts w:hint="default"/>
        </w:rPr>
      </w:pPr>
    </w:p>
    <w:p w14:paraId="40FDFD85">
      <w:pPr>
        <w:pStyle w:val="4"/>
        <w:ind w:firstLine="480"/>
        <w:jc w:val="center"/>
        <w:rPr>
          <w:rFonts w:hint="default"/>
        </w:rPr>
      </w:pPr>
      <w:r>
        <w:rPr>
          <w:sz w:val="21"/>
          <w:shd w:val="clear" w:color="auto" w:fill="FFFFFF"/>
        </w:rPr>
        <w:t xml:space="preserve">                           </w:t>
      </w:r>
    </w:p>
    <w:p w14:paraId="6CA35C28">
      <w:pPr>
        <w:pStyle w:val="4"/>
        <w:ind w:firstLine="480"/>
        <w:jc w:val="both"/>
        <w:rPr>
          <w:rFonts w:hint="default"/>
        </w:rPr>
      </w:pPr>
      <w:r>
        <w:rPr>
          <w:sz w:val="21"/>
          <w:shd w:val="clear" w:color="auto" w:fill="FFFFFF"/>
        </w:rPr>
        <w:t xml:space="preserve"> </w:t>
      </w:r>
    </w:p>
    <w:p w14:paraId="019FC543">
      <w:pPr>
        <w:pStyle w:val="4"/>
        <w:spacing w:before="30" w:after="105"/>
        <w:ind w:left="150" w:right="135" w:firstLine="420"/>
        <w:rPr>
          <w:rFonts w:hint="default"/>
        </w:rPr>
      </w:pPr>
      <w:r>
        <w:rPr>
          <w:b/>
          <w:sz w:val="32"/>
        </w:rPr>
        <w:t>甲方：广州市人民政府办公厅</w:t>
      </w:r>
    </w:p>
    <w:p w14:paraId="173B512C">
      <w:pPr>
        <w:pStyle w:val="4"/>
        <w:spacing w:before="30" w:after="105"/>
        <w:ind w:left="150" w:right="135" w:firstLine="420"/>
        <w:rPr>
          <w:rFonts w:hint="default"/>
        </w:rPr>
      </w:pPr>
      <w:r>
        <w:rPr>
          <w:b/>
          <w:sz w:val="32"/>
        </w:rPr>
        <w:t>地址：</w:t>
      </w:r>
      <w:r>
        <w:rPr>
          <w:sz w:val="32"/>
        </w:rPr>
        <w:t>广州市府前路1号</w:t>
      </w:r>
    </w:p>
    <w:p w14:paraId="5B02A615">
      <w:pPr>
        <w:pStyle w:val="4"/>
        <w:spacing w:before="30" w:after="105"/>
        <w:ind w:left="150" w:right="135" w:firstLine="420"/>
        <w:rPr>
          <w:rFonts w:hint="default"/>
        </w:rPr>
      </w:pPr>
      <w:r>
        <w:rPr>
          <w:b/>
          <w:sz w:val="32"/>
        </w:rPr>
        <w:t>法定代表人：</w:t>
      </w:r>
    </w:p>
    <w:p w14:paraId="653D6C1A">
      <w:pPr>
        <w:pStyle w:val="4"/>
        <w:spacing w:before="30" w:after="105"/>
        <w:ind w:left="150" w:right="135" w:firstLine="420"/>
        <w:rPr>
          <w:rFonts w:hint="default"/>
        </w:rPr>
      </w:pPr>
      <w:r>
        <w:rPr>
          <w:b/>
          <w:sz w:val="32"/>
        </w:rPr>
        <w:t>授权签约代表：</w:t>
      </w:r>
    </w:p>
    <w:p w14:paraId="7C0D667E">
      <w:pPr>
        <w:pStyle w:val="4"/>
        <w:spacing w:before="30" w:after="105"/>
        <w:ind w:left="150" w:right="135" w:firstLine="420"/>
        <w:rPr>
          <w:rFonts w:hint="default"/>
        </w:rPr>
      </w:pPr>
      <w:r>
        <w:rPr>
          <w:b/>
          <w:sz w:val="24"/>
        </w:rPr>
        <w:t xml:space="preserve"> </w:t>
      </w:r>
    </w:p>
    <w:p w14:paraId="5DBAEA8C">
      <w:pPr>
        <w:pStyle w:val="4"/>
        <w:spacing w:before="30" w:after="105"/>
        <w:ind w:left="150" w:right="135" w:firstLine="420"/>
        <w:rPr>
          <w:rFonts w:hint="default"/>
        </w:rPr>
      </w:pPr>
      <w:r>
        <w:rPr>
          <w:b/>
          <w:sz w:val="32"/>
        </w:rPr>
        <w:t>乙方：</w:t>
      </w:r>
    </w:p>
    <w:p w14:paraId="52E194D1">
      <w:pPr>
        <w:pStyle w:val="4"/>
        <w:spacing w:before="30" w:after="105"/>
        <w:ind w:left="150" w:right="135" w:firstLine="420"/>
        <w:rPr>
          <w:rFonts w:hint="default"/>
        </w:rPr>
      </w:pPr>
      <w:r>
        <w:rPr>
          <w:b/>
          <w:sz w:val="32"/>
        </w:rPr>
        <w:t>地址：</w:t>
      </w:r>
    </w:p>
    <w:p w14:paraId="03A10BB4">
      <w:pPr>
        <w:pStyle w:val="4"/>
        <w:spacing w:before="30" w:after="105"/>
        <w:ind w:left="150" w:right="135" w:firstLine="420"/>
        <w:rPr>
          <w:rFonts w:hint="default"/>
        </w:rPr>
      </w:pPr>
      <w:r>
        <w:rPr>
          <w:b/>
          <w:sz w:val="32"/>
        </w:rPr>
        <w:t>法定代表人：</w:t>
      </w:r>
    </w:p>
    <w:p w14:paraId="0B6B3E96">
      <w:pPr>
        <w:pStyle w:val="4"/>
        <w:spacing w:before="30" w:after="105"/>
        <w:ind w:left="150" w:right="135" w:firstLine="420"/>
        <w:rPr>
          <w:rFonts w:hint="default"/>
        </w:rPr>
      </w:pPr>
      <w:r>
        <w:rPr>
          <w:b/>
          <w:sz w:val="32"/>
        </w:rPr>
        <w:t>授权签约代表：</w:t>
      </w:r>
    </w:p>
    <w:p w14:paraId="2B196B11">
      <w:pPr>
        <w:pStyle w:val="4"/>
        <w:spacing w:before="30" w:after="105"/>
        <w:ind w:left="150" w:right="135" w:firstLine="420"/>
        <w:rPr>
          <w:rFonts w:hint="default"/>
        </w:rPr>
      </w:pPr>
      <w:r>
        <w:rPr>
          <w:b/>
          <w:sz w:val="24"/>
        </w:rPr>
        <w:t xml:space="preserve"> </w:t>
      </w:r>
    </w:p>
    <w:p w14:paraId="56E977CB">
      <w:pPr>
        <w:pStyle w:val="4"/>
        <w:ind w:firstLine="480"/>
        <w:rPr>
          <w:rFonts w:hint="default"/>
        </w:rPr>
      </w:pPr>
      <w:r>
        <w:rPr>
          <w:b/>
          <w:sz w:val="21"/>
        </w:rPr>
        <w:t xml:space="preserve"> </w:t>
      </w:r>
    </w:p>
    <w:p w14:paraId="4C0A8D02">
      <w:pPr>
        <w:pStyle w:val="4"/>
        <w:ind w:firstLine="480"/>
        <w:rPr>
          <w:rFonts w:hint="default"/>
        </w:rPr>
      </w:pPr>
      <w:r>
        <w:t>根据《中华人民共和国民法典》《中华人民共和国政府采购法》及广州市政府采购中心“广州市人民政府办公厅2026-2027年度信息化运维服务项目”（项目编号：</w:t>
      </w:r>
      <w:del w:id="100" w:author="法律顾问" w:date="2026-10-13T00:00:00Z">
        <w:r>
          <w:delText>CZ2026-xxxx</w:delText>
        </w:r>
      </w:del>
      <w:ins w:id="101" w:author="法律顾问" w:date="2026-10-13T00:00:00Z">
        <w:commentRangeStart w:id="0"/>
        <w:r>
          <w:t>CZ2026-0463</w:t>
        </w:r>
        <w:commentRangeEnd w:id="0"/>
        <w:r>
          <w:rPr>
            <w:rStyle w:val="CommentReference"/>
          </w:rPr>
          <w:commentReference w:id="0"/>
        </w:r>
      </w:ins>
      <w:r>
        <w:t>）招标文件的要求和招标结果，经甲乙双方协商一致，签订本合同。双方共同遵守如下条款：</w:t>
      </w:r>
    </w:p>
    <w:p w14:paraId="23E6C7BD">
      <w:pPr>
        <w:pStyle w:val="4"/>
        <w:rPr>
          <w:rFonts w:hint="default"/>
        </w:rPr>
      </w:pPr>
      <w:r>
        <w:rPr>
          <w:b/>
        </w:rPr>
        <w:t xml:space="preserve"> </w:t>
      </w:r>
    </w:p>
    <w:p w14:paraId="6E84FEA4">
      <w:pPr>
        <w:pStyle w:val="4"/>
        <w:rPr>
          <w:rFonts w:hint="default"/>
        </w:rPr>
      </w:pPr>
      <w:r>
        <w:rPr>
          <w:b/>
        </w:rPr>
        <w:t xml:space="preserve">  </w:t>
      </w:r>
      <w:r>
        <w:rPr>
          <w:b/>
          <w:sz w:val="24"/>
        </w:rPr>
        <w:t>一、基本情况</w:t>
      </w:r>
      <w:bookmarkStart w:id="0" w:name="_GoBack"/>
      <w:bookmarkEnd w:id="0"/>
    </w:p>
    <w:p w14:paraId="62FEA0E1">
      <w:pPr>
        <w:pStyle w:val="4"/>
        <w:ind w:left="420" w:firstLine="480"/>
        <w:rPr>
          <w:rFonts w:hint="default"/>
        </w:rPr>
      </w:pPr>
      <w:r>
        <w:rPr>
          <w:sz w:val="24"/>
        </w:rPr>
        <w:t>维护内容：广州市人民政府办公厅</w:t>
      </w:r>
      <w:r>
        <w:rPr>
          <w:sz w:val="24"/>
          <w:lang w:eastAsia="zh-CN"/>
        </w:rPr>
        <w:t>202</w:t>
      </w:r>
      <w:r>
        <w:rPr>
          <w:rFonts w:hint="default"/>
          <w:sz w:val="24"/>
          <w:lang w:eastAsia="zh-CN"/>
        </w:rPr>
        <w:t>6</w:t>
      </w:r>
      <w:r>
        <w:rPr>
          <w:sz w:val="24"/>
          <w:lang w:eastAsia="zh-CN"/>
        </w:rPr>
        <w:t>-202</w:t>
      </w:r>
      <w:r>
        <w:rPr>
          <w:rFonts w:hint="default"/>
          <w:sz w:val="24"/>
          <w:lang w:eastAsia="zh-CN"/>
        </w:rPr>
        <w:t>7</w:t>
      </w:r>
      <w:r>
        <w:rPr>
          <w:sz w:val="24"/>
          <w:lang w:eastAsia="zh-CN"/>
        </w:rPr>
        <w:t>年度信息化运维服务</w:t>
      </w:r>
      <w:r>
        <w:rPr>
          <w:sz w:val="24"/>
        </w:rPr>
        <w:t>；</w:t>
      </w:r>
    </w:p>
    <w:p w14:paraId="04ABF10B">
      <w:pPr>
        <w:pStyle w:val="4"/>
        <w:ind w:left="420" w:firstLine="480"/>
        <w:rPr>
          <w:rFonts w:hint="default"/>
        </w:rPr>
      </w:pPr>
      <w:r>
        <w:rPr>
          <w:sz w:val="24"/>
        </w:rPr>
        <w:t>服务期：</w:t>
      </w:r>
      <w:r>
        <w:rPr>
          <w:sz w:val="24"/>
          <w:lang w:eastAsia="zh-CN"/>
        </w:rPr>
        <w:t>202</w:t>
      </w:r>
      <w:r>
        <w:rPr>
          <w:rFonts w:hint="default"/>
          <w:sz w:val="24"/>
          <w:lang w:eastAsia="zh-CN"/>
        </w:rPr>
        <w:t>6</w:t>
      </w:r>
      <w:r>
        <w:rPr>
          <w:sz w:val="24"/>
          <w:lang w:eastAsia="zh-CN"/>
        </w:rPr>
        <w:t>年6月21日——202</w:t>
      </w:r>
      <w:r>
        <w:rPr>
          <w:rFonts w:hint="default"/>
          <w:sz w:val="24"/>
          <w:lang w:eastAsia="zh-CN"/>
        </w:rPr>
        <w:t>7</w:t>
      </w:r>
      <w:r>
        <w:rPr>
          <w:sz w:val="24"/>
          <w:lang w:eastAsia="zh-CN"/>
        </w:rPr>
        <w:t>年6月20日</w:t>
      </w:r>
      <w:r>
        <w:rPr>
          <w:sz w:val="24"/>
        </w:rPr>
        <w:t>。</w:t>
      </w:r>
    </w:p>
    <w:p w14:paraId="5AC6FF02">
      <w:pPr>
        <w:pStyle w:val="4"/>
        <w:ind w:firstLine="472"/>
        <w:rPr>
          <w:rFonts w:hint="default"/>
        </w:rPr>
      </w:pPr>
      <w:r>
        <w:rPr>
          <w:b/>
          <w:sz w:val="24"/>
        </w:rPr>
        <w:t>二、总则</w:t>
      </w:r>
    </w:p>
    <w:p w14:paraId="6AD8EFEA">
      <w:pPr>
        <w:pStyle w:val="4"/>
        <w:ind w:firstLine="420"/>
        <w:rPr>
          <w:rFonts w:hint="default"/>
        </w:rPr>
      </w:pPr>
      <w:r>
        <w:rPr>
          <w:sz w:val="24"/>
        </w:rPr>
        <w:t>（一）乙方提供服务的受益人为甲方，甲乙双方均应对履行本合同承担相应的责任。</w:t>
      </w:r>
    </w:p>
    <w:p w14:paraId="36FDEF82">
      <w:pPr>
        <w:pStyle w:val="4"/>
        <w:ind w:firstLine="420"/>
        <w:rPr>
          <w:rFonts w:hint="default"/>
        </w:rPr>
      </w:pPr>
      <w:r>
        <w:rPr>
          <w:sz w:val="24"/>
        </w:rPr>
        <w:t>（二）下列文件均为本合同不可分割部分：</w:t>
      </w:r>
    </w:p>
    <w:p w14:paraId="1DC53184">
      <w:pPr>
        <w:pStyle w:val="4"/>
        <w:ind w:firstLine="566"/>
        <w:rPr>
          <w:rFonts w:hint="default"/>
        </w:rPr>
      </w:pPr>
      <w:r>
        <w:rPr>
          <w:sz w:val="24"/>
        </w:rPr>
        <w:t>1.中标通知书；</w:t>
      </w:r>
    </w:p>
    <w:p w14:paraId="7B7D8B17">
      <w:pPr>
        <w:pStyle w:val="4"/>
        <w:ind w:firstLine="566"/>
        <w:rPr>
          <w:rFonts w:hint="default"/>
        </w:rPr>
      </w:pPr>
      <w:r>
        <w:t>2.广州市政府采购中心招标编号</w:t>
      </w:r>
      <w:del w:id="102" w:author="法律顾问" w:date="2026-10-13T00:00:00Z">
        <w:r>
          <w:delText>CZ2026-xxxx</w:delText>
        </w:r>
      </w:del>
      <w:ins w:id="103" w:author="法律顾问" w:date="2026-10-13T00:00:00Z">
        <w:commentRangeStart w:id="1"/>
        <w:r>
          <w:t>CZ2026-0463</w:t>
        </w:r>
        <w:commentRangeEnd w:id="1"/>
        <w:r>
          <w:rPr>
            <w:rStyle w:val="CommentReference"/>
          </w:rPr>
          <w:commentReference w:id="1"/>
        </w:r>
      </w:ins>
      <w:r>
        <w:t>招标文件；</w:t>
      </w:r>
    </w:p>
    <w:p w14:paraId="71CC76D1">
      <w:pPr>
        <w:pStyle w:val="4"/>
        <w:ind w:firstLine="566"/>
        <w:rPr>
          <w:rFonts w:hint="default"/>
        </w:rPr>
      </w:pPr>
      <w:r>
        <w:rPr>
          <w:sz w:val="24"/>
        </w:rPr>
        <w:t>3.乙方中标的投标文件；</w:t>
      </w:r>
    </w:p>
    <w:p w14:paraId="6797B57D">
      <w:pPr>
        <w:pStyle w:val="4"/>
        <w:ind w:firstLine="566"/>
        <w:rPr>
          <w:rFonts w:hint="default"/>
        </w:rPr>
      </w:pPr>
      <w:r>
        <w:rPr>
          <w:sz w:val="24"/>
        </w:rPr>
        <w:t>4.项目更正文件；</w:t>
      </w:r>
    </w:p>
    <w:p w14:paraId="110B9333">
      <w:pPr>
        <w:pStyle w:val="4"/>
        <w:ind w:firstLine="600"/>
        <w:rPr>
          <w:rFonts w:hint="default"/>
        </w:rPr>
      </w:pPr>
      <w:r>
        <w:rPr>
          <w:sz w:val="24"/>
        </w:rPr>
        <w:t>5.在项目实施过程中甲、乙双方共同签署的一切补充文件。</w:t>
      </w:r>
    </w:p>
    <w:p w14:paraId="04B7C160">
      <w:pPr>
        <w:pStyle w:val="5"/>
        <w:spacing w:line="480" w:lineRule="exact"/>
        <w:ind w:left="567"/>
        <w:rPr>
          <w:rFonts w:hint="eastAsia" w:ascii="宋体" w:hAnsi="宋体"/>
          <w:b/>
          <w:bCs/>
          <w:sz w:val="24"/>
        </w:rPr>
      </w:pPr>
      <w:r>
        <w:rPr>
          <w:rFonts w:hint="eastAsia" w:ascii="宋体" w:hAnsi="宋体"/>
          <w:b/>
          <w:bCs/>
          <w:sz w:val="24"/>
        </w:rPr>
        <w:t>三、服务具体要求：</w:t>
      </w:r>
    </w:p>
    <w:p w14:paraId="53C3191F">
      <w:pPr>
        <w:pStyle w:val="5"/>
        <w:spacing w:line="480" w:lineRule="exact"/>
        <w:ind w:left="567"/>
        <w:rPr>
          <w:rFonts w:hint="eastAsia" w:ascii="宋体" w:hAnsi="宋体"/>
          <w:sz w:val="24"/>
        </w:rPr>
      </w:pPr>
      <w:r>
        <w:rPr>
          <w:rFonts w:hint="eastAsia" w:ascii="宋体" w:hAnsi="宋体"/>
          <w:sz w:val="24"/>
        </w:rPr>
        <w:t>详细事项见本项目招标文件甲方需求。</w:t>
      </w:r>
    </w:p>
    <w:p w14:paraId="2CF576FC">
      <w:pPr>
        <w:pStyle w:val="5"/>
        <w:spacing w:line="480" w:lineRule="exact"/>
        <w:ind w:left="567"/>
        <w:rPr>
          <w:rFonts w:hint="eastAsia" w:ascii="宋体" w:hAnsi="宋体"/>
          <w:b/>
          <w:bCs/>
          <w:sz w:val="24"/>
        </w:rPr>
      </w:pPr>
    </w:p>
    <w:p w14:paraId="52CBCD32">
      <w:pPr>
        <w:pStyle w:val="5"/>
        <w:spacing w:line="480" w:lineRule="exact"/>
        <w:ind w:left="567"/>
        <w:rPr>
          <w:rFonts w:hint="eastAsia" w:ascii="宋体" w:hAnsi="宋体"/>
          <w:b/>
          <w:bCs/>
          <w:sz w:val="24"/>
        </w:rPr>
      </w:pPr>
      <w:r>
        <w:rPr>
          <w:rFonts w:hint="eastAsia" w:ascii="宋体" w:hAnsi="宋体"/>
          <w:b/>
          <w:bCs/>
          <w:sz w:val="24"/>
        </w:rPr>
        <w:t>四、甲方的权利和义务</w:t>
      </w:r>
    </w:p>
    <w:p w14:paraId="4F097CA4">
      <w:pPr>
        <w:pStyle w:val="5"/>
        <w:spacing w:line="480" w:lineRule="exact"/>
        <w:ind w:firstLine="566" w:firstLineChars="236"/>
        <w:rPr>
          <w:rFonts w:hint="eastAsia" w:ascii="宋体" w:hAnsi="宋体"/>
          <w:sz w:val="24"/>
        </w:rPr>
      </w:pPr>
      <w:r>
        <w:rPr>
          <w:rFonts w:hint="eastAsia" w:ascii="宋体" w:hAnsi="宋体"/>
          <w:sz w:val="24"/>
        </w:rPr>
        <w:t>1.审定乙方拟定的管理制度和管理服务年度计划，并提出合理化建议，督促乙方健全应有的制度规程、工作规范等；</w:t>
      </w:r>
    </w:p>
    <w:p w14:paraId="2DBB09FC">
      <w:pPr>
        <w:pStyle w:val="5"/>
        <w:spacing w:line="480" w:lineRule="exact"/>
        <w:ind w:firstLine="566" w:firstLineChars="236"/>
        <w:rPr>
          <w:rFonts w:hint="eastAsia" w:ascii="宋体" w:hAnsi="宋体"/>
          <w:sz w:val="24"/>
        </w:rPr>
      </w:pPr>
      <w:r>
        <w:rPr>
          <w:rFonts w:hint="eastAsia" w:ascii="宋体" w:hAnsi="宋体"/>
          <w:sz w:val="24"/>
        </w:rPr>
        <w:t>2.检查监督乙方管理服务工作的实施及制度的执行情况；</w:t>
      </w:r>
    </w:p>
    <w:p w14:paraId="7CE04831">
      <w:pPr>
        <w:pStyle w:val="5"/>
        <w:spacing w:line="480" w:lineRule="exact"/>
        <w:ind w:firstLine="566" w:firstLineChars="236"/>
        <w:rPr>
          <w:rFonts w:hint="eastAsia" w:ascii="宋体" w:hAnsi="宋体"/>
          <w:sz w:val="24"/>
        </w:rPr>
      </w:pPr>
      <w:r>
        <w:rPr>
          <w:rFonts w:hint="eastAsia" w:ascii="宋体" w:hAnsi="宋体"/>
          <w:sz w:val="24"/>
        </w:rPr>
        <w:t>3.负责收集、整理管理所需全部图纸、档案、资料，适时提供给乙方；</w:t>
      </w:r>
    </w:p>
    <w:p w14:paraId="2F63B0BD">
      <w:pPr>
        <w:pStyle w:val="5"/>
        <w:spacing w:line="480" w:lineRule="exact"/>
        <w:ind w:firstLine="566" w:firstLineChars="236"/>
        <w:rPr>
          <w:rFonts w:hint="eastAsia" w:ascii="宋体" w:hAnsi="宋体"/>
          <w:sz w:val="24"/>
        </w:rPr>
      </w:pPr>
      <w:r>
        <w:rPr>
          <w:rFonts w:hint="eastAsia" w:ascii="宋体" w:hAnsi="宋体"/>
          <w:sz w:val="24"/>
        </w:rPr>
        <w:t>4.对乙方不称职的工作人员，甲方有权要求乙方限期更换；</w:t>
      </w:r>
    </w:p>
    <w:p w14:paraId="5A79D9CA">
      <w:pPr>
        <w:pStyle w:val="5"/>
        <w:spacing w:line="480" w:lineRule="exact"/>
        <w:ind w:firstLine="566" w:firstLineChars="236"/>
        <w:rPr>
          <w:rFonts w:hint="eastAsia" w:ascii="宋体" w:hAnsi="宋体"/>
          <w:sz w:val="24"/>
        </w:rPr>
      </w:pPr>
      <w:r>
        <w:rPr>
          <w:rFonts w:hint="eastAsia" w:ascii="宋体" w:hAnsi="宋体"/>
          <w:sz w:val="24"/>
        </w:rPr>
        <w:t>5.协助乙方做好运维服务工作；</w:t>
      </w:r>
    </w:p>
    <w:p w14:paraId="374D239B">
      <w:pPr>
        <w:pStyle w:val="5"/>
        <w:spacing w:line="480" w:lineRule="exact"/>
        <w:ind w:firstLine="566" w:firstLineChars="236"/>
        <w:rPr>
          <w:rFonts w:hint="eastAsia" w:ascii="宋体" w:hAnsi="宋体"/>
          <w:sz w:val="24"/>
        </w:rPr>
      </w:pPr>
      <w:r>
        <w:rPr>
          <w:rFonts w:hint="eastAsia" w:ascii="宋体" w:hAnsi="宋体"/>
          <w:sz w:val="24"/>
        </w:rPr>
        <w:t>6.根据招标文件和投标文件要求对乙方的服务质量进行评估绩效考核并对乙方的服务进行验收；</w:t>
      </w:r>
    </w:p>
    <w:p w14:paraId="539D17E4">
      <w:pPr>
        <w:pStyle w:val="5"/>
        <w:spacing w:line="480" w:lineRule="exact"/>
        <w:ind w:firstLine="566" w:firstLineChars="236"/>
        <w:rPr>
          <w:rFonts w:hint="eastAsia" w:ascii="宋体" w:hAnsi="宋体"/>
          <w:sz w:val="24"/>
        </w:rPr>
      </w:pPr>
      <w:r>
        <w:rPr>
          <w:rFonts w:hint="eastAsia" w:ascii="宋体" w:hAnsi="宋体"/>
          <w:sz w:val="24"/>
        </w:rPr>
        <w:t>7.按时支付服务费给乙方；</w:t>
      </w:r>
    </w:p>
    <w:p w14:paraId="0929DA3F">
      <w:pPr>
        <w:pStyle w:val="5"/>
        <w:spacing w:line="480" w:lineRule="exact"/>
        <w:ind w:firstLine="566" w:firstLineChars="236"/>
        <w:rPr>
          <w:rFonts w:hint="eastAsia" w:ascii="宋体" w:hAnsi="宋体"/>
          <w:sz w:val="24"/>
        </w:rPr>
      </w:pPr>
      <w:r>
        <w:rPr>
          <w:rFonts w:hint="eastAsia" w:ascii="宋体" w:hAnsi="宋体"/>
          <w:sz w:val="24"/>
        </w:rPr>
        <w:t>8.招标文件、投标文件及合同附件中约定的甲方其它权利义务。</w:t>
      </w:r>
    </w:p>
    <w:p w14:paraId="7F785193">
      <w:pPr>
        <w:pStyle w:val="5"/>
        <w:spacing w:line="480" w:lineRule="exact"/>
        <w:ind w:firstLine="480" w:firstLineChars="200"/>
        <w:rPr>
          <w:rFonts w:hint="eastAsia" w:ascii="宋体" w:hAnsi="宋体"/>
          <w:sz w:val="24"/>
        </w:rPr>
      </w:pPr>
    </w:p>
    <w:p w14:paraId="04641B48">
      <w:pPr>
        <w:pStyle w:val="5"/>
        <w:spacing w:line="480" w:lineRule="exact"/>
        <w:ind w:left="1" w:firstLine="482" w:firstLineChars="200"/>
        <w:rPr>
          <w:rFonts w:hint="eastAsia" w:ascii="宋体" w:hAnsi="宋体"/>
          <w:b/>
          <w:bCs/>
          <w:sz w:val="24"/>
        </w:rPr>
      </w:pPr>
      <w:r>
        <w:rPr>
          <w:rFonts w:hint="eastAsia" w:ascii="宋体" w:hAnsi="宋体"/>
          <w:b/>
          <w:bCs/>
          <w:sz w:val="24"/>
        </w:rPr>
        <w:t>五、乙方的权利和义务</w:t>
      </w:r>
    </w:p>
    <w:p w14:paraId="4AD190B0">
      <w:pPr>
        <w:pStyle w:val="5"/>
        <w:spacing w:line="480" w:lineRule="exact"/>
        <w:ind w:firstLine="566" w:firstLineChars="236"/>
        <w:rPr>
          <w:rFonts w:hint="eastAsia" w:ascii="宋体" w:hAnsi="宋体"/>
          <w:sz w:val="24"/>
        </w:rPr>
      </w:pPr>
      <w:r>
        <w:rPr>
          <w:rFonts w:hint="eastAsia" w:ascii="宋体" w:hAnsi="宋体"/>
          <w:sz w:val="24"/>
        </w:rPr>
        <w:t>1.根据有关法律法规及本合同的约定，制订管理制度，编制管理年度计划，并经甲方审定后实施；</w:t>
      </w:r>
    </w:p>
    <w:p w14:paraId="65E0EA05">
      <w:pPr>
        <w:pStyle w:val="5"/>
        <w:spacing w:line="480" w:lineRule="exact"/>
        <w:ind w:firstLine="566" w:firstLineChars="236"/>
        <w:rPr>
          <w:rFonts w:hint="eastAsia" w:ascii="宋体" w:hAnsi="宋体"/>
          <w:sz w:val="24"/>
        </w:rPr>
      </w:pPr>
      <w:r>
        <w:t>2.在服务期内根据招标文件甲方需求按期按质做好</w:t>
      </w:r>
      <w:del w:id="104" w:author="法律顾问" w:date="2026-10-13T00:00:00Z">
        <w:r>
          <w:delText>巡检、s维修、保养</w:delText>
        </w:r>
      </w:del>
      <w:ins w:id="105" w:author="法律顾问" w:date="2026-10-13T00:00:00Z">
        <w:commentRangeStart w:id="2"/>
        <w:r>
          <w:t>巡检、维修、保养</w:t>
        </w:r>
        <w:commentRangeEnd w:id="2"/>
        <w:r>
          <w:rPr>
            <w:rStyle w:val="CommentReference"/>
          </w:rPr>
          <w:commentReference w:id="2"/>
        </w:r>
      </w:ins>
      <w:r>
        <w:t>、技术咨询支持和培训等服务，并根据甲方需要开展相关系统应急演练工作；</w:t>
      </w:r>
    </w:p>
    <w:p w14:paraId="5C9A2AB5">
      <w:pPr>
        <w:pStyle w:val="5"/>
        <w:spacing w:line="480" w:lineRule="exact"/>
        <w:ind w:firstLine="566" w:firstLineChars="236"/>
        <w:rPr>
          <w:rFonts w:hint="eastAsia" w:ascii="宋体" w:hAnsi="宋体"/>
          <w:sz w:val="24"/>
        </w:rPr>
      </w:pPr>
      <w:r>
        <w:rPr>
          <w:rFonts w:hint="eastAsia" w:ascii="宋体" w:hAnsi="宋体"/>
          <w:sz w:val="24"/>
        </w:rPr>
        <w:t>3.负责编制管理年度计划，根据招投标文件甲方需求及系统运行的实际情况，有针对性的提出技术规划建议和报告；</w:t>
      </w:r>
    </w:p>
    <w:p w14:paraId="1369D195">
      <w:pPr>
        <w:pStyle w:val="5"/>
        <w:spacing w:line="480" w:lineRule="exact"/>
        <w:ind w:firstLine="566" w:firstLineChars="236"/>
        <w:rPr>
          <w:rFonts w:hint="eastAsia" w:ascii="宋体" w:hAnsi="宋体"/>
          <w:sz w:val="24"/>
        </w:rPr>
      </w:pPr>
      <w:r>
        <w:rPr>
          <w:rFonts w:hint="eastAsia" w:ascii="宋体" w:hAnsi="宋体"/>
          <w:sz w:val="24"/>
        </w:rPr>
        <w:t>4.在日常维护过程中发生的事故应及时告知甲方；设施需要维修、保养的，应事先告知甲方；</w:t>
      </w:r>
    </w:p>
    <w:p w14:paraId="554F5FE9">
      <w:pPr>
        <w:pStyle w:val="5"/>
        <w:spacing w:line="480" w:lineRule="exact"/>
        <w:ind w:firstLine="566" w:firstLineChars="236"/>
        <w:rPr>
          <w:rFonts w:hint="eastAsia" w:ascii="宋体" w:hAnsi="宋体"/>
          <w:sz w:val="24"/>
        </w:rPr>
      </w:pPr>
      <w:r>
        <w:rPr>
          <w:rFonts w:hint="eastAsia" w:ascii="宋体" w:hAnsi="宋体"/>
          <w:sz w:val="24"/>
        </w:rPr>
        <w:t>5.在日常运维过程中对无法解决的事项或设施需要维修、保养的，应及时向甲方反映；</w:t>
      </w:r>
    </w:p>
    <w:p w14:paraId="1E8AD8E3">
      <w:pPr>
        <w:pStyle w:val="5"/>
        <w:spacing w:line="480" w:lineRule="exact"/>
        <w:ind w:firstLine="566" w:firstLineChars="236"/>
        <w:rPr>
          <w:rFonts w:hint="eastAsia" w:ascii="宋体" w:hAnsi="宋体"/>
          <w:sz w:val="24"/>
        </w:rPr>
      </w:pPr>
      <w:r>
        <w:rPr>
          <w:rFonts w:hint="eastAsia" w:ascii="宋体" w:hAnsi="宋体"/>
          <w:sz w:val="24"/>
        </w:rPr>
        <w:t>6.在服务期内，乙方必须做好工作人员所需要的安全教育及安全措施，保证工作人员的安全，乙方工作人员在甲方工作范围内发生事故的一切责任由乙方负责；</w:t>
      </w:r>
    </w:p>
    <w:p w14:paraId="7BD157EE">
      <w:pPr>
        <w:pStyle w:val="5"/>
        <w:spacing w:line="480" w:lineRule="exact"/>
        <w:ind w:firstLine="566" w:firstLineChars="236"/>
        <w:rPr>
          <w:rFonts w:hint="eastAsia" w:ascii="宋体" w:hAnsi="宋体"/>
          <w:sz w:val="24"/>
        </w:rPr>
      </w:pPr>
      <w:r>
        <w:rPr>
          <w:rFonts w:hint="eastAsia" w:ascii="宋体" w:hAnsi="宋体"/>
          <w:sz w:val="24"/>
        </w:rPr>
        <w:t>7.乙方的服务人员要有符合国家规定的相关技术资格证，要严格政审，没有刑事犯罪记录，重要岗位人员聘用要经甲方审定，乙方项目负责人、技术负责人、质量管理负责人、安全管理负责人等主要管理人员须为本单位员工，乙方应提供现场主要管理人员与本单位签订劳动合同或社保缴纳证明材料，同时，乙方的服务人员须听从甲方调动指挥；</w:t>
      </w:r>
    </w:p>
    <w:p w14:paraId="3F443C67">
      <w:pPr>
        <w:pStyle w:val="5"/>
        <w:spacing w:line="480" w:lineRule="exact"/>
        <w:ind w:firstLine="566" w:firstLineChars="236"/>
        <w:rPr>
          <w:rFonts w:hint="eastAsia" w:ascii="宋体" w:hAnsi="宋体"/>
          <w:sz w:val="24"/>
        </w:rPr>
      </w:pPr>
      <w:r>
        <w:rPr>
          <w:rFonts w:hint="eastAsia" w:ascii="宋体" w:hAnsi="宋体"/>
          <w:sz w:val="24"/>
        </w:rPr>
        <w:t>8.本合同终止时，乙方必须在甲方要求的时间内及时向甲方移交全部管理用房及有关档案资料；</w:t>
      </w:r>
    </w:p>
    <w:p w14:paraId="56349E1A">
      <w:pPr>
        <w:pStyle w:val="5"/>
        <w:spacing w:line="480" w:lineRule="exact"/>
        <w:ind w:firstLine="566" w:firstLineChars="236"/>
        <w:rPr>
          <w:rFonts w:hint="eastAsia" w:ascii="宋体" w:hAnsi="宋体" w:cs="宋体"/>
          <w:sz w:val="24"/>
        </w:rPr>
      </w:pPr>
      <w:r>
        <w:t xml:space="preserve">9. </w:t>
      </w:r>
      <w:del w:id="106" w:author="法律顾问" w:date="2026-10-13T00:00:00Z">
        <w:r>
          <w:delText>乙方不得转包或分包项目内容，但运维范围内的产品或服务按相关规定或约定由其经营者或专业机构负责维修维护的、提供的，从其规定或约定；</w:delText>
        </w:r>
      </w:del>
      <w:ins w:id="107" w:author="法律顾问" w:date="2026-10-13T00:00:00Z">
        <w:commentRangeStart w:id="3"/>
        <w:r>
          <w:t>乙方不得违法转包；合同分包应符合招标文件和采购需求关于分包、中小企业份额及资质条件的规定；</w:t>
        </w:r>
        <w:commentRangeEnd w:id="3"/>
        <w:r>
          <w:rPr>
            <w:rStyle w:val="CommentReference"/>
          </w:rPr>
          <w:commentReference w:id="3"/>
        </w:r>
      </w:ins>
    </w:p>
    <w:p w14:paraId="28CDA0B5">
      <w:pPr>
        <w:pStyle w:val="5"/>
        <w:spacing w:line="480" w:lineRule="exact"/>
        <w:ind w:firstLine="566" w:firstLineChars="236"/>
        <w:rPr>
          <w:rFonts w:hint="eastAsia" w:ascii="宋体" w:hAnsi="宋体" w:cs="宋体"/>
          <w:sz w:val="24"/>
        </w:rPr>
      </w:pPr>
      <w:r>
        <w:rPr>
          <w:rFonts w:hint="eastAsia" w:ascii="宋体" w:hAnsi="宋体" w:cs="宋体"/>
          <w:sz w:val="24"/>
        </w:rPr>
        <w:t>10.对在服务过程中形成或接触到的相关资料和信息，乙方及其相关的工作人员负有保密义务，本保密义务在本合同期满、解除或终止后仍然有效；</w:t>
      </w:r>
    </w:p>
    <w:p w14:paraId="2AC9017B">
      <w:pPr>
        <w:pStyle w:val="5"/>
        <w:spacing w:line="480" w:lineRule="exact"/>
        <w:ind w:firstLine="566" w:firstLineChars="236"/>
        <w:rPr>
          <w:rFonts w:hint="eastAsia" w:ascii="宋体" w:hAnsi="宋体" w:cs="宋体"/>
          <w:sz w:val="24"/>
        </w:rPr>
      </w:pPr>
      <w:r>
        <w:rPr>
          <w:rFonts w:hint="eastAsia" w:ascii="宋体" w:hAnsi="宋体" w:cs="宋体"/>
          <w:sz w:val="24"/>
        </w:rPr>
        <w:t>11.招标文件及合同附件中约定的乙方其它权利义务。</w:t>
      </w:r>
    </w:p>
    <w:p w14:paraId="5A349A19">
      <w:pPr>
        <w:pStyle w:val="4"/>
        <w:ind w:firstLine="566"/>
        <w:rPr>
          <w:rFonts w:hint="default"/>
        </w:rPr>
      </w:pPr>
    </w:p>
    <w:p w14:paraId="4208F628">
      <w:pPr>
        <w:pStyle w:val="4"/>
        <w:ind w:firstLine="566"/>
        <w:rPr>
          <w:rFonts w:hint="default"/>
        </w:rPr>
      </w:pPr>
      <w:del w:id="108" w:author="法律顾问" w:date="2026-10-13T00:00:00Z">
        <w:r>
          <w:delText>六、合同总价及付款方式</w:delText>
        </w:r>
      </w:del>
      <w:ins w:id="109" w:author="法律顾问" w:date="2026-10-13T00:00:00Z">
        <w:commentRangeStart w:id="4"/>
        <w:r>
          <w:t>六、合同总价及付款方式采购需求关于付款期限、分期比例及绩效考核款的明确约定优先适用；本合同与其不一致的，应在签署前统一。</w:t>
        </w:r>
        <w:commentRangeEnd w:id="4"/>
        <w:r>
          <w:rPr>
            <w:rStyle w:val="CommentReference"/>
          </w:rPr>
          <w:commentReference w:id="4"/>
        </w:r>
      </w:ins>
    </w:p>
    <w:p w14:paraId="08C0C73F">
      <w:pPr>
        <w:pStyle w:val="6"/>
        <w:spacing w:line="480" w:lineRule="exact"/>
        <w:ind w:firstLine="472" w:firstLineChars="196"/>
        <w:rPr>
          <w:rFonts w:hint="eastAsia" w:ascii="宋体" w:hAnsi="宋体"/>
          <w:b/>
          <w:bCs/>
          <w:sz w:val="24"/>
        </w:rPr>
      </w:pPr>
      <w:r>
        <w:rPr>
          <w:rFonts w:hint="eastAsia" w:ascii="宋体" w:hAnsi="宋体"/>
          <w:b/>
          <w:bCs/>
          <w:sz w:val="24"/>
        </w:rPr>
        <w:t>合同服务费总价为不超过人民币￥****元，大写：****，</w:t>
      </w:r>
      <w:r>
        <w:rPr>
          <w:rFonts w:hint="eastAsia" w:ascii="宋体" w:hAnsi="宋体"/>
          <w:sz w:val="24"/>
        </w:rPr>
        <w:t>具体金额需根据乙方实际绩效考核情况对应的绩效考核款数额确定</w:t>
      </w:r>
      <w:r>
        <w:rPr>
          <w:rFonts w:hint="eastAsia" w:ascii="宋体" w:hAnsi="宋体"/>
          <w:b/>
          <w:bCs/>
          <w:sz w:val="24"/>
        </w:rPr>
        <w:t>。合同总价中包含全额的绩效考核款合计人民币￥****元，大写：****；每季度全额的绩效考核款为人民币￥****元，大写：****。</w:t>
      </w:r>
    </w:p>
    <w:p w14:paraId="36F008F5">
      <w:pPr>
        <w:pStyle w:val="5"/>
        <w:spacing w:line="480" w:lineRule="exact"/>
        <w:ind w:firstLine="480" w:firstLineChars="200"/>
        <w:rPr>
          <w:rFonts w:hint="eastAsia" w:ascii="宋体" w:hAnsi="宋体"/>
          <w:sz w:val="24"/>
        </w:rPr>
      </w:pPr>
      <w:r>
        <w:t>（一）合同签订后，乙方应开具合规发票（人民币￥****元，大写：****）。甲方</w:t>
      </w:r>
      <w:del w:id="110" w:author="法律顾问" w:date="2026-10-13T00:00:00Z">
        <w:r>
          <w:delText>收到发票后10个工作日内办理财政集中支付手续</w:delText>
        </w:r>
      </w:del>
      <w:ins w:id="111" w:author="法律顾问" w:date="2026-10-13T00:00:00Z">
        <w:commentRangeStart w:id="5"/>
        <w:r>
          <w:t>收到发票后5个工作日内办理财政集中支付手续</w:t>
        </w:r>
        <w:commentRangeEnd w:id="5"/>
        <w:r>
          <w:rPr>
            <w:rStyle w:val="CommentReference"/>
          </w:rPr>
          <w:commentReference w:id="5"/>
        </w:r>
      </w:ins>
      <w:r>
        <w:t>。</w:t>
      </w:r>
    </w:p>
    <w:p w14:paraId="2FFC238A">
      <w:pPr>
        <w:pStyle w:val="5"/>
        <w:spacing w:line="480" w:lineRule="exact"/>
        <w:ind w:firstLine="480" w:firstLineChars="200"/>
        <w:rPr>
          <w:rFonts w:hint="eastAsia" w:ascii="宋体" w:hAnsi="宋体"/>
          <w:sz w:val="24"/>
        </w:rPr>
      </w:pPr>
      <w:r>
        <w:rPr>
          <w:rFonts w:hint="eastAsia" w:ascii="宋体" w:hAnsi="宋体"/>
          <w:sz w:val="24"/>
        </w:rPr>
        <w:t>（二）乙方服务满6个月（即2026年12月20日）时，甲方应根据第一季度（2026年6月21日至9月20日）和第二季度（2026年9月21日至12月20日）的绩效考核结果，支付合同第二笔款（人民币￥</w:t>
      </w:r>
      <w:r>
        <w:rPr>
          <w:rFonts w:hint="eastAsia"/>
          <w:sz w:val="24"/>
        </w:rPr>
        <w:t>****</w:t>
      </w:r>
      <w:r>
        <w:rPr>
          <w:rFonts w:hint="eastAsia" w:ascii="宋体" w:hAnsi="宋体"/>
          <w:sz w:val="24"/>
        </w:rPr>
        <w:t>元，大写：</w:t>
      </w:r>
      <w:r>
        <w:rPr>
          <w:rFonts w:hint="eastAsia"/>
          <w:sz w:val="24"/>
        </w:rPr>
        <w:t>****</w:t>
      </w:r>
      <w:r>
        <w:rPr>
          <w:rFonts w:hint="eastAsia" w:ascii="宋体" w:hAnsi="宋体"/>
          <w:sz w:val="24"/>
        </w:rPr>
        <w:t>）及第一、第二季度绩效考核款（金额浮动，依考核结果确定）。甲方应在服务期满后10个工作日内向乙方送达书面考核结果。乙方应在确认考核结果后5个工作日内开具合规发票（合同款与绩效款分别开具发票）。甲方自收到发票之日起10个工作日内办理财政集中支付手续。</w:t>
      </w:r>
    </w:p>
    <w:p w14:paraId="677CC3F7">
      <w:pPr>
        <w:pStyle w:val="5"/>
        <w:spacing w:line="480" w:lineRule="exact"/>
        <w:ind w:firstLine="480" w:firstLineChars="200"/>
        <w:rPr>
          <w:rFonts w:hint="eastAsia" w:ascii="宋体" w:hAnsi="宋体"/>
          <w:sz w:val="24"/>
        </w:rPr>
      </w:pPr>
      <w:r>
        <w:rPr>
          <w:rFonts w:hint="eastAsia" w:ascii="宋体" w:hAnsi="宋体"/>
          <w:sz w:val="24"/>
        </w:rPr>
        <w:t>（三）乙方服务满9个月（即2027年3月20日）时，甲方应根据第三季度（2026年12月21日至2027年3月20日）的绩效考核结果，支付合同第三笔款（人民币￥</w:t>
      </w:r>
      <w:r>
        <w:rPr>
          <w:rFonts w:hint="eastAsia"/>
          <w:sz w:val="24"/>
        </w:rPr>
        <w:t>****</w:t>
      </w:r>
      <w:r>
        <w:rPr>
          <w:rFonts w:hint="eastAsia" w:ascii="宋体" w:hAnsi="宋体"/>
          <w:sz w:val="24"/>
        </w:rPr>
        <w:t>元，大写：</w:t>
      </w:r>
      <w:r>
        <w:rPr>
          <w:rFonts w:hint="eastAsia"/>
          <w:sz w:val="24"/>
        </w:rPr>
        <w:t>****</w:t>
      </w:r>
      <w:r>
        <w:rPr>
          <w:rFonts w:hint="eastAsia" w:ascii="宋体" w:hAnsi="宋体"/>
          <w:sz w:val="24"/>
        </w:rPr>
        <w:t>）以及第三季度绩效考核款（金额浮动，依季度绩效考核结果）。甲方应在服务期满后10个工作日内向乙方送达书面考核结果。乙方应在确认考核结果后5个工作日内开具合规发票（合同款与绩效款分别开具发票）。甲方自收到发票之日起10个工作日内办理财政集中支付手续。</w:t>
      </w:r>
    </w:p>
    <w:p w14:paraId="192CC548">
      <w:pPr>
        <w:pStyle w:val="5"/>
        <w:spacing w:line="480" w:lineRule="exact"/>
        <w:ind w:firstLine="480" w:firstLineChars="200"/>
        <w:rPr>
          <w:rFonts w:hint="eastAsia" w:ascii="宋体" w:hAnsi="宋体"/>
          <w:sz w:val="24"/>
        </w:rPr>
      </w:pPr>
      <w:r>
        <w:rPr>
          <w:rFonts w:hint="eastAsia" w:ascii="宋体" w:hAnsi="宋体"/>
          <w:sz w:val="24"/>
        </w:rPr>
        <w:t>（四）项目运维服务期自2026年6月21日至2027年6月20日（共12个月）。服务期满并通过甲方组织的合同验收后，甲方应根据第四季度（2027年3月21日至2027年6月20日）的绩效考核结果，支付合同第四笔款（人民币￥</w:t>
      </w:r>
      <w:r>
        <w:rPr>
          <w:rFonts w:hint="eastAsia"/>
          <w:sz w:val="24"/>
        </w:rPr>
        <w:t>****</w:t>
      </w:r>
      <w:r>
        <w:rPr>
          <w:rFonts w:hint="eastAsia" w:ascii="宋体" w:hAnsi="宋体"/>
          <w:sz w:val="24"/>
        </w:rPr>
        <w:t>元，大写：</w:t>
      </w:r>
      <w:r>
        <w:rPr>
          <w:rFonts w:hint="eastAsia"/>
          <w:sz w:val="24"/>
        </w:rPr>
        <w:t>****</w:t>
      </w:r>
      <w:r>
        <w:rPr>
          <w:rFonts w:hint="eastAsia" w:ascii="宋体" w:hAnsi="宋体"/>
          <w:sz w:val="24"/>
        </w:rPr>
        <w:t>）及第四季度绩效考核款（金额浮动，依季度绩效考核结果）。甲方应在收到乙方合同验收申请后10个工作日内组织合同验收。验收通过后，乙方应在5个工作日内开具合规发票，发票内容需区分合同款与绩效款。甲方自收到合规发票之日起</w:t>
      </w:r>
      <w:r>
        <w:rPr>
          <w:rFonts w:ascii="宋体" w:hAnsi="宋体"/>
          <w:sz w:val="24"/>
        </w:rPr>
        <w:t>1</w:t>
      </w:r>
      <w:r>
        <w:rPr>
          <w:rFonts w:hint="eastAsia" w:ascii="宋体" w:hAnsi="宋体"/>
          <w:sz w:val="24"/>
        </w:rPr>
        <w:t>0个工作日内办理财政集中支付手续，向乙方支付相应款项。</w:t>
      </w:r>
    </w:p>
    <w:p w14:paraId="18553608">
      <w:pPr>
        <w:pStyle w:val="5"/>
        <w:spacing w:line="480" w:lineRule="exact"/>
        <w:ind w:firstLine="480" w:firstLineChars="200"/>
        <w:rPr>
          <w:rFonts w:hint="eastAsia" w:ascii="宋体" w:hAnsi="宋体"/>
          <w:sz w:val="24"/>
        </w:rPr>
      </w:pPr>
      <w:r>
        <w:rPr>
          <w:rFonts w:hint="eastAsia" w:ascii="宋体" w:hAnsi="宋体"/>
          <w:sz w:val="24"/>
        </w:rPr>
        <w:t>因甲方使用的是财政资金，甲方在前款规定的支付时间为向财务支付部门提出办理财政支付申请手续的时间（不含政府财政支付部门审核（约10个工作日）的时间），在规定时间内提出支付申请手续后即视为甲方已经按期支付。</w:t>
      </w:r>
    </w:p>
    <w:p w14:paraId="39F04812">
      <w:pPr>
        <w:pStyle w:val="5"/>
        <w:numPr>
          <w:ilvl w:val="0"/>
          <w:numId w:val="1"/>
        </w:numPr>
        <w:spacing w:line="480" w:lineRule="exact"/>
        <w:ind w:firstLine="482" w:firstLineChars="200"/>
        <w:rPr>
          <w:rFonts w:hint="eastAsia" w:ascii="宋体" w:hAnsi="宋体"/>
          <w:b/>
          <w:bCs/>
          <w:sz w:val="24"/>
        </w:rPr>
      </w:pPr>
      <w:del w:id="112" w:author="法律顾问" w:date="2026-10-13T00:00:00Z">
        <w:r>
          <w:delText>考核与验收</w:delText>
        </w:r>
      </w:del>
      <w:ins w:id="113" w:author="法律顾问" w:date="2026-10-13T00:00:00Z">
        <w:commentRangeStart w:id="6"/>
        <w:r>
          <w:t>七、考核与验收</w:t>
        </w:r>
        <w:commentRangeEnd w:id="6"/>
        <w:r>
          <w:rPr>
            <w:rStyle w:val="CommentReference"/>
          </w:rPr>
          <w:commentReference w:id="6"/>
        </w:r>
      </w:ins>
    </w:p>
    <w:p w14:paraId="2B4E4DD1">
      <w:pPr>
        <w:pStyle w:val="5"/>
        <w:numPr>
          <w:ilvl w:val="0"/>
          <w:numId w:val="2"/>
        </w:numPr>
        <w:spacing w:line="480" w:lineRule="exact"/>
        <w:ind w:firstLine="482" w:firstLineChars="200"/>
        <w:rPr>
          <w:rFonts w:hint="eastAsia" w:ascii="宋体" w:hAnsi="宋体"/>
          <w:b/>
          <w:bCs/>
          <w:sz w:val="24"/>
        </w:rPr>
      </w:pPr>
      <w:r>
        <w:rPr>
          <w:rFonts w:hint="eastAsia" w:ascii="宋体" w:hAnsi="宋体"/>
          <w:b/>
          <w:bCs/>
          <w:sz w:val="24"/>
        </w:rPr>
        <w:t>考核</w:t>
      </w:r>
    </w:p>
    <w:p w14:paraId="698D29F1">
      <w:pPr>
        <w:pStyle w:val="5"/>
        <w:spacing w:line="480" w:lineRule="exact"/>
        <w:ind w:left="1" w:firstLine="480" w:firstLineChars="200"/>
        <w:rPr>
          <w:rFonts w:hint="eastAsia" w:ascii="宋体" w:hAnsi="宋体"/>
          <w:sz w:val="24"/>
        </w:rPr>
      </w:pPr>
      <w:r>
        <w:rPr>
          <w:rFonts w:hint="eastAsia" w:ascii="宋体" w:hAnsi="宋体"/>
          <w:sz w:val="24"/>
        </w:rPr>
        <w:t>1.自合同生效1个月后开始，由甲方和监理单位每月25日前组织对乙方上月的服务进行绩效考核，考核按《广州市人民政府办公厅信息化运维项目绩效考核方案》（附件1）进行。考核结束后，甲方和监理单位出具《月度绩效考核报告》，并于【1】个工作日内送达乙方。乙方如有异议的，乙方授权人员【姓名：***，身份证号：****】须在收到《月度绩效考核报告》后【1】个工作日内向甲方和监理单位提出，甲方和监理单位将在收到乙方异议之日起【1】个工作日内予以答复。乙方未在规定的时间内提出异议的，视为无异议。</w:t>
      </w:r>
    </w:p>
    <w:p w14:paraId="6E79501F">
      <w:pPr>
        <w:pStyle w:val="5"/>
        <w:spacing w:line="480" w:lineRule="exact"/>
        <w:ind w:left="1" w:firstLine="480" w:firstLineChars="200"/>
        <w:rPr>
          <w:rFonts w:hint="eastAsia" w:ascii="宋体" w:hAnsi="宋体"/>
          <w:sz w:val="24"/>
        </w:rPr>
      </w:pPr>
      <w:r>
        <w:rPr>
          <w:rFonts w:hint="eastAsia" w:ascii="宋体" w:hAnsi="宋体"/>
          <w:sz w:val="24"/>
        </w:rPr>
        <w:t>2.甲方委托监理公司在服务期每满3个月后的10个工作日内，依据乙方前三个月的月度考核结果计算月平均分，并据此评定季度考核等级。考核等级划分标准如下：优（100-91分），良（90-76分），中（75-61分），差（60-41分），极差（40分及以下）划定考核等级。《季度绩效考核报告》由监理公司编制，经甲方、监理单位和乙方三方共同签章确认后生效。</w:t>
      </w:r>
    </w:p>
    <w:p w14:paraId="0EE5B569">
      <w:pPr>
        <w:pStyle w:val="5"/>
        <w:spacing w:line="480" w:lineRule="exact"/>
        <w:ind w:left="1" w:firstLine="482" w:firstLineChars="200"/>
        <w:rPr>
          <w:rFonts w:hint="eastAsia" w:ascii="宋体" w:hAnsi="宋体"/>
          <w:b/>
          <w:bCs/>
          <w:sz w:val="24"/>
        </w:rPr>
      </w:pPr>
      <w:r>
        <w:rPr>
          <w:rFonts w:hint="eastAsia" w:ascii="宋体" w:hAnsi="宋体"/>
          <w:b/>
          <w:bCs/>
          <w:sz w:val="24"/>
        </w:rPr>
        <w:t>3.每季度全额绩效考核款为：人民币￥****元（大写：****）。绩效考核等级与对应款项：</w:t>
      </w:r>
    </w:p>
    <w:p w14:paraId="3460FCBF">
      <w:pPr>
        <w:pStyle w:val="5"/>
        <w:spacing w:line="480" w:lineRule="exact"/>
        <w:ind w:left="1" w:firstLine="482" w:firstLineChars="200"/>
        <w:rPr>
          <w:rFonts w:hint="eastAsia" w:ascii="宋体" w:hAnsi="宋体"/>
          <w:b/>
          <w:bCs/>
          <w:sz w:val="24"/>
        </w:rPr>
      </w:pPr>
      <w:r>
        <w:rPr>
          <w:rFonts w:hint="eastAsia" w:ascii="宋体" w:hAnsi="宋体"/>
          <w:b/>
          <w:bCs/>
          <w:sz w:val="24"/>
        </w:rPr>
        <w:t>优：支付 100%，即人民币****元（大写：****）；</w:t>
      </w:r>
    </w:p>
    <w:p w14:paraId="438C72AC">
      <w:pPr>
        <w:pStyle w:val="5"/>
        <w:spacing w:line="480" w:lineRule="exact"/>
        <w:ind w:left="1" w:firstLine="482" w:firstLineChars="200"/>
        <w:rPr>
          <w:rFonts w:hint="eastAsia" w:ascii="宋体" w:hAnsi="宋体"/>
          <w:b/>
          <w:bCs/>
          <w:sz w:val="24"/>
        </w:rPr>
      </w:pPr>
      <w:r>
        <w:rPr>
          <w:rFonts w:hint="eastAsia" w:ascii="宋体" w:hAnsi="宋体"/>
          <w:b/>
          <w:bCs/>
          <w:sz w:val="24"/>
        </w:rPr>
        <w:t>良：支付 80%，即人民币****元（大写：****）；</w:t>
      </w:r>
    </w:p>
    <w:p w14:paraId="6199EA4A">
      <w:pPr>
        <w:pStyle w:val="5"/>
        <w:spacing w:line="480" w:lineRule="exact"/>
        <w:ind w:left="1" w:firstLine="482" w:firstLineChars="200"/>
        <w:rPr>
          <w:rFonts w:hint="eastAsia" w:ascii="宋体" w:hAnsi="宋体"/>
          <w:b/>
          <w:bCs/>
          <w:sz w:val="24"/>
        </w:rPr>
      </w:pPr>
      <w:r>
        <w:rPr>
          <w:rFonts w:hint="eastAsia" w:ascii="宋体" w:hAnsi="宋体"/>
          <w:b/>
          <w:bCs/>
          <w:sz w:val="24"/>
        </w:rPr>
        <w:t>中：支付 60%，即人民币****元（大写：****）；</w:t>
      </w:r>
    </w:p>
    <w:p w14:paraId="76F3F25B">
      <w:pPr>
        <w:pStyle w:val="5"/>
        <w:spacing w:line="480" w:lineRule="exact"/>
        <w:ind w:left="1" w:firstLine="482" w:firstLineChars="200"/>
        <w:rPr>
          <w:rFonts w:hint="eastAsia" w:ascii="宋体" w:hAnsi="宋体"/>
          <w:b/>
          <w:bCs/>
          <w:sz w:val="24"/>
        </w:rPr>
      </w:pPr>
      <w:r>
        <w:rPr>
          <w:rFonts w:hint="eastAsia" w:ascii="宋体" w:hAnsi="宋体"/>
          <w:b/>
          <w:bCs/>
          <w:sz w:val="24"/>
        </w:rPr>
        <w:t>差：支付 40%，即人民币****元（大写：****）；</w:t>
      </w:r>
    </w:p>
    <w:p w14:paraId="7F63D125">
      <w:pPr>
        <w:pStyle w:val="5"/>
        <w:spacing w:line="480" w:lineRule="exact"/>
        <w:ind w:left="1" w:firstLine="482" w:firstLineChars="200"/>
        <w:rPr>
          <w:rFonts w:hint="eastAsia" w:ascii="宋体" w:hAnsi="宋体"/>
          <w:b/>
          <w:bCs/>
          <w:sz w:val="24"/>
        </w:rPr>
      </w:pPr>
      <w:r>
        <w:rPr>
          <w:rFonts w:hint="eastAsia" w:ascii="宋体" w:hAnsi="宋体"/>
          <w:b/>
          <w:bCs/>
          <w:sz w:val="24"/>
        </w:rPr>
        <w:t>极差：支付 0%，不予发放。</w:t>
      </w:r>
    </w:p>
    <w:p w14:paraId="7B9A3DC6">
      <w:pPr>
        <w:pStyle w:val="5"/>
        <w:numPr>
          <w:ilvl w:val="0"/>
          <w:numId w:val="2"/>
        </w:numPr>
        <w:spacing w:line="480" w:lineRule="exact"/>
        <w:ind w:firstLine="482" w:firstLineChars="200"/>
        <w:rPr>
          <w:rFonts w:hint="eastAsia" w:ascii="宋体" w:hAnsi="宋体"/>
          <w:b/>
          <w:bCs/>
          <w:sz w:val="24"/>
        </w:rPr>
      </w:pPr>
      <w:r>
        <w:rPr>
          <w:rFonts w:hint="eastAsia" w:ascii="宋体" w:hAnsi="宋体"/>
          <w:b/>
          <w:bCs/>
          <w:sz w:val="24"/>
        </w:rPr>
        <w:t>验收</w:t>
      </w:r>
    </w:p>
    <w:p w14:paraId="69F54BAE">
      <w:pPr>
        <w:pStyle w:val="5"/>
        <w:tabs>
          <w:tab w:val="left" w:pos="840"/>
        </w:tabs>
        <w:spacing w:line="480" w:lineRule="exact"/>
        <w:ind w:firstLine="482"/>
        <w:rPr>
          <w:rFonts w:hint="eastAsia" w:ascii="宋体" w:hAnsi="宋体" w:cs="宋体"/>
          <w:sz w:val="24"/>
        </w:rPr>
      </w:pPr>
      <w:r>
        <w:rPr>
          <w:rFonts w:hint="eastAsia" w:ascii="宋体" w:hAnsi="宋体"/>
          <w:sz w:val="24"/>
        </w:rPr>
        <w:t>合同期届满后，甲方和监理单位组织对乙方进行合同验收，验收采用《广州市人民政府办公厅信息化运维项目验收标准》（附件2）进行。</w:t>
      </w:r>
      <w:r>
        <w:rPr>
          <w:rFonts w:hint="eastAsia" w:ascii="宋体" w:hAnsi="宋体" w:cs="宋体"/>
          <w:sz w:val="24"/>
        </w:rPr>
        <w:t>验收合格的，甲方向乙方出具《项目合同验收报告》；验收不合格的，乙方应于</w:t>
      </w:r>
      <w:r>
        <w:rPr>
          <w:rFonts w:ascii="宋体" w:hAnsi="宋体" w:cs="宋体"/>
          <w:sz w:val="24"/>
        </w:rPr>
        <w:t>【</w:t>
      </w:r>
      <w:r>
        <w:rPr>
          <w:rFonts w:hint="eastAsia" w:ascii="宋体" w:hAnsi="宋体" w:cs="宋体"/>
          <w:sz w:val="24"/>
        </w:rPr>
        <w:t>10</w:t>
      </w:r>
      <w:r>
        <w:rPr>
          <w:rFonts w:ascii="宋体" w:hAnsi="宋体" w:cs="宋体"/>
          <w:sz w:val="24"/>
        </w:rPr>
        <w:t>】日内</w:t>
      </w:r>
      <w:r>
        <w:rPr>
          <w:rFonts w:hint="eastAsia" w:ascii="宋体" w:hAnsi="宋体" w:cs="宋体"/>
          <w:sz w:val="24"/>
        </w:rPr>
        <w:t>进行整改，并在约定的时间内再次向甲方和监理单位提出验收。</w:t>
      </w:r>
    </w:p>
    <w:p w14:paraId="30E11166">
      <w:pPr>
        <w:pStyle w:val="5"/>
        <w:tabs>
          <w:tab w:val="left" w:pos="840"/>
        </w:tabs>
        <w:spacing w:line="480" w:lineRule="exact"/>
        <w:ind w:firstLine="482"/>
        <w:rPr>
          <w:rFonts w:hint="eastAsia" w:ascii="宋体" w:hAnsi="宋体" w:cs="宋体"/>
          <w:sz w:val="24"/>
        </w:rPr>
      </w:pPr>
    </w:p>
    <w:p w14:paraId="0D1D9440">
      <w:pPr>
        <w:pStyle w:val="5"/>
        <w:spacing w:line="480" w:lineRule="exact"/>
        <w:ind w:firstLine="482" w:firstLineChars="200"/>
        <w:rPr>
          <w:rFonts w:hint="eastAsia" w:ascii="宋体" w:hAnsi="宋体"/>
          <w:b/>
          <w:bCs/>
          <w:sz w:val="24"/>
        </w:rPr>
      </w:pPr>
      <w:r>
        <w:rPr>
          <w:rFonts w:hint="eastAsia" w:ascii="宋体" w:hAnsi="宋体"/>
          <w:b/>
          <w:bCs/>
          <w:sz w:val="24"/>
        </w:rPr>
        <w:t>八、违约责任</w:t>
      </w:r>
    </w:p>
    <w:p w14:paraId="2B68C062">
      <w:pPr>
        <w:pStyle w:val="5"/>
        <w:spacing w:line="480" w:lineRule="exact"/>
        <w:ind w:left="1" w:firstLine="480" w:firstLineChars="200"/>
        <w:rPr>
          <w:rFonts w:hint="eastAsia" w:ascii="宋体" w:hAnsi="宋体"/>
          <w:sz w:val="24"/>
        </w:rPr>
      </w:pPr>
      <w:r>
        <w:rPr>
          <w:rFonts w:hint="eastAsia" w:ascii="宋体" w:hAnsi="宋体"/>
          <w:sz w:val="24"/>
        </w:rPr>
        <w:t>（一）甲方应按期付清费用，无正当理由每逾期一天的，乙方有权要求甲方支付合同总额3‰的违约金；累计违约金不超过合同总额的5%（即人民币￥</w:t>
      </w:r>
      <w:r>
        <w:rPr>
          <w:rFonts w:hint="eastAsia"/>
          <w:sz w:val="24"/>
        </w:rPr>
        <w:t>****</w:t>
      </w:r>
      <w:r>
        <w:rPr>
          <w:rFonts w:hint="eastAsia" w:ascii="宋体" w:hAnsi="宋体"/>
          <w:sz w:val="24"/>
        </w:rPr>
        <w:t>元，大写：</w:t>
      </w:r>
      <w:r>
        <w:rPr>
          <w:rFonts w:hint="eastAsia" w:ascii="宋体" w:hAnsi="宋体"/>
          <w:b/>
          <w:bCs/>
          <w:sz w:val="24"/>
        </w:rPr>
        <w:t>****</w:t>
      </w:r>
      <w:r>
        <w:rPr>
          <w:rFonts w:hint="eastAsia" w:ascii="宋体" w:hAnsi="宋体"/>
          <w:sz w:val="24"/>
        </w:rPr>
        <w:t>)。</w:t>
      </w:r>
    </w:p>
    <w:p w14:paraId="3BD8E186">
      <w:pPr>
        <w:pStyle w:val="5"/>
        <w:spacing w:line="480" w:lineRule="exact"/>
        <w:ind w:left="1" w:firstLine="480" w:firstLineChars="200"/>
        <w:rPr>
          <w:rFonts w:hint="eastAsia" w:ascii="宋体" w:hAnsi="宋体"/>
          <w:sz w:val="24"/>
        </w:rPr>
      </w:pPr>
      <w:r>
        <w:rPr>
          <w:rFonts w:hint="eastAsia" w:ascii="宋体" w:hAnsi="宋体"/>
          <w:sz w:val="24"/>
        </w:rPr>
        <w:t>（二）乙方违反本合同规定，所提供的巡检、维修、保养、技术咨询支持和培训服务未达到招标文件甲方需求，或者不服从甲方安排的，甲方书面提出整改通知，累计提出达三次或季度考核等级连续两次评为“差”或“极差”的，甲方有权终止合同，乙方应赔偿合同总额的10%违约金。</w:t>
      </w:r>
    </w:p>
    <w:p w14:paraId="259C16B5">
      <w:pPr>
        <w:pStyle w:val="5"/>
        <w:spacing w:line="480" w:lineRule="exact"/>
        <w:ind w:left="1" w:firstLine="480" w:firstLineChars="200"/>
        <w:rPr>
          <w:rFonts w:hint="eastAsia" w:ascii="宋体" w:hAnsi="宋体"/>
          <w:sz w:val="24"/>
        </w:rPr>
      </w:pPr>
      <w:r>
        <w:rPr>
          <w:rFonts w:hint="eastAsia" w:ascii="宋体" w:hAnsi="宋体"/>
          <w:sz w:val="24"/>
        </w:rPr>
        <w:t>（三）乙方提供的服务不符合本合同约定、招标文件、中标人投标文件规定和甲方要求的，或乙方不具备相关资格资质等违约的情形,甲方有权终止合同，乙方应赔偿合同总额的10%违约金。</w:t>
      </w:r>
    </w:p>
    <w:p w14:paraId="5113B3C8">
      <w:pPr>
        <w:pStyle w:val="5"/>
        <w:spacing w:line="480" w:lineRule="exact"/>
        <w:ind w:left="1" w:firstLine="480" w:firstLineChars="200"/>
        <w:rPr>
          <w:rFonts w:hint="eastAsia" w:ascii="宋体" w:hAnsi="宋体"/>
          <w:sz w:val="24"/>
        </w:rPr>
      </w:pPr>
      <w:r>
        <w:rPr>
          <w:rFonts w:hint="eastAsia" w:ascii="宋体" w:hAnsi="宋体"/>
          <w:sz w:val="24"/>
        </w:rPr>
        <w:t>（四）乙方季度绩效考核等级为良、中、差、极差的，甲方按考核结果据实支付季度考核款，因乙方绩效考核不理想，绩效考核款未能全额支付的部分，甲方不再支付。</w:t>
      </w:r>
    </w:p>
    <w:p w14:paraId="7E78F9EC">
      <w:pPr>
        <w:pStyle w:val="5"/>
        <w:spacing w:line="480" w:lineRule="exact"/>
        <w:ind w:left="1" w:firstLine="480" w:firstLineChars="200"/>
        <w:rPr>
          <w:rFonts w:hint="eastAsia" w:ascii="宋体" w:hAnsi="宋体"/>
          <w:sz w:val="24"/>
        </w:rPr>
      </w:pPr>
      <w:r>
        <w:rPr>
          <w:rFonts w:hint="eastAsia" w:ascii="宋体" w:hAnsi="宋体"/>
          <w:sz w:val="24"/>
        </w:rPr>
        <w:t>（五）乙方违反安全或保密责任，甲方可每次以不超过合同总价 5%的幅度扣减违约金，甲方并有权终止合同，因乙方违反安全或保密责任造成的损失（包括但不限于甲方经济损失）由乙方承担。</w:t>
      </w:r>
    </w:p>
    <w:p w14:paraId="36AE6C53">
      <w:pPr>
        <w:pStyle w:val="5"/>
        <w:spacing w:line="480" w:lineRule="exact"/>
        <w:ind w:left="1" w:firstLine="480" w:firstLineChars="200"/>
        <w:rPr>
          <w:rFonts w:hint="eastAsia" w:ascii="宋体" w:hAnsi="宋体"/>
          <w:sz w:val="24"/>
        </w:rPr>
      </w:pPr>
      <w:r>
        <w:rPr>
          <w:rFonts w:hint="eastAsia" w:ascii="宋体" w:hAnsi="宋体"/>
          <w:sz w:val="24"/>
        </w:rPr>
        <w:t>（六）乙方未能按本合同规定的服务时间提供服务，从逾期之日起每日按本合同总价3‰的数额向甲方支付违约金；逾期半个月以上的，甲方有权终止合同，由此造成的甲方经济损失由乙方承担。</w:t>
      </w:r>
    </w:p>
    <w:p w14:paraId="1B2605E8">
      <w:pPr>
        <w:pStyle w:val="5"/>
        <w:spacing w:line="480" w:lineRule="exact"/>
        <w:ind w:left="456"/>
        <w:rPr>
          <w:rFonts w:hint="eastAsia" w:ascii="宋体" w:hAnsi="宋体"/>
          <w:b/>
          <w:bCs/>
          <w:sz w:val="24"/>
        </w:rPr>
      </w:pPr>
      <w:r>
        <w:rPr>
          <w:rFonts w:hint="eastAsia" w:ascii="宋体" w:hAnsi="宋体"/>
          <w:b/>
          <w:bCs/>
          <w:sz w:val="24"/>
        </w:rPr>
        <w:t>九、不可抗力</w:t>
      </w:r>
    </w:p>
    <w:p w14:paraId="414B0157">
      <w:pPr>
        <w:pStyle w:val="5"/>
        <w:spacing w:line="480" w:lineRule="exact"/>
        <w:ind w:firstLine="424" w:firstLineChars="177"/>
        <w:rPr>
          <w:rFonts w:hint="eastAsia" w:ascii="宋体" w:hAnsi="宋体"/>
          <w:sz w:val="24"/>
        </w:rPr>
      </w:pPr>
      <w:r>
        <w:rPr>
          <w:rFonts w:hint="eastAsia" w:ascii="宋体" w:hAnsi="宋体"/>
          <w:sz w:val="24"/>
        </w:rPr>
        <w:t>不可抗力指战争、严重火灾、洪水、台风、地震等或其他双方认定的不可抗力事件。甲乙双方的任何一方由于不可抗力的原因不能履行或不能完全履行合同时，应尽快向对方通报理由，在提供相应证明后，可允许延期履行、部分履行或不履行，并可根据情况部分或全部免于承担违约责任。</w:t>
      </w:r>
    </w:p>
    <w:p w14:paraId="05BFC56B">
      <w:pPr>
        <w:pStyle w:val="5"/>
        <w:spacing w:line="480" w:lineRule="exact"/>
        <w:ind w:firstLine="424" w:firstLineChars="177"/>
        <w:rPr>
          <w:rFonts w:hint="eastAsia" w:ascii="宋体" w:hAnsi="宋体"/>
          <w:sz w:val="24"/>
        </w:rPr>
      </w:pPr>
    </w:p>
    <w:p w14:paraId="38101DB6">
      <w:pPr>
        <w:pStyle w:val="5"/>
        <w:spacing w:line="480" w:lineRule="exact"/>
        <w:rPr>
          <w:rFonts w:hint="eastAsia" w:ascii="宋体" w:hAnsi="宋体"/>
          <w:b/>
          <w:bCs/>
          <w:sz w:val="24"/>
        </w:rPr>
      </w:pPr>
      <w:r>
        <w:rPr>
          <w:rFonts w:hint="eastAsia" w:ascii="宋体" w:hAnsi="宋体"/>
          <w:b/>
          <w:bCs/>
          <w:sz w:val="24"/>
        </w:rPr>
        <w:t xml:space="preserve">    十、争议及解决办法</w:t>
      </w:r>
    </w:p>
    <w:p w14:paraId="106EF7DA">
      <w:pPr>
        <w:pStyle w:val="5"/>
        <w:spacing w:line="480" w:lineRule="exact"/>
        <w:ind w:firstLine="480" w:firstLineChars="200"/>
        <w:rPr>
          <w:rFonts w:hint="eastAsia" w:ascii="宋体" w:hAnsi="宋体"/>
          <w:sz w:val="24"/>
        </w:rPr>
      </w:pPr>
      <w:r>
        <w:rPr>
          <w:rFonts w:hint="eastAsia" w:ascii="宋体" w:hAnsi="宋体"/>
          <w:sz w:val="24"/>
        </w:rPr>
        <w:t>本合同在履行中发生争议，由双方协商或由政府采购监管部门调解解决，协商或调解不成时，双方同意向广州市越秀区人民法院提起诉讼。</w:t>
      </w:r>
    </w:p>
    <w:p w14:paraId="0053807D">
      <w:pPr>
        <w:pStyle w:val="5"/>
        <w:spacing w:line="480" w:lineRule="exact"/>
        <w:ind w:firstLine="480" w:firstLineChars="200"/>
        <w:rPr>
          <w:rFonts w:hint="eastAsia" w:ascii="宋体" w:hAnsi="宋体"/>
          <w:sz w:val="24"/>
        </w:rPr>
      </w:pPr>
    </w:p>
    <w:p w14:paraId="5920705E">
      <w:pPr>
        <w:pStyle w:val="5"/>
        <w:spacing w:line="480" w:lineRule="exact"/>
        <w:ind w:firstLine="482" w:firstLineChars="200"/>
        <w:rPr>
          <w:rFonts w:hint="eastAsia" w:ascii="宋体" w:hAnsi="宋体"/>
          <w:b/>
          <w:bCs/>
          <w:sz w:val="24"/>
        </w:rPr>
      </w:pPr>
      <w:r>
        <w:rPr>
          <w:rFonts w:hint="eastAsia" w:ascii="宋体" w:hAnsi="宋体"/>
          <w:b/>
          <w:bCs/>
          <w:sz w:val="24"/>
        </w:rPr>
        <w:t>十一、其他</w:t>
      </w:r>
    </w:p>
    <w:p w14:paraId="25C466AE">
      <w:pPr>
        <w:pStyle w:val="5"/>
        <w:spacing w:line="480" w:lineRule="exact"/>
        <w:ind w:firstLine="480" w:firstLineChars="200"/>
        <w:rPr>
          <w:rFonts w:hint="eastAsia" w:ascii="宋体" w:hAnsi="宋体"/>
          <w:sz w:val="24"/>
        </w:rPr>
      </w:pPr>
      <w:r>
        <w:rPr>
          <w:rFonts w:hint="eastAsia" w:ascii="宋体" w:hAnsi="宋体"/>
          <w:sz w:val="24"/>
        </w:rPr>
        <w:t>（一）在执行合同过程中，所有经甲乙双方签署确认的文件（包括会议纪要、补充协议、往来信函）即成为本合同的有效组成部分，其生效日期为双方签字盖章确认的日期。</w:t>
      </w:r>
    </w:p>
    <w:p w14:paraId="4CAF36F8">
      <w:pPr>
        <w:pStyle w:val="5"/>
        <w:spacing w:line="480" w:lineRule="exact"/>
        <w:ind w:left="1" w:firstLine="480" w:firstLineChars="200"/>
        <w:rPr>
          <w:rFonts w:hint="eastAsia" w:ascii="宋体" w:hAnsi="宋体"/>
          <w:sz w:val="24"/>
        </w:rPr>
      </w:pPr>
      <w:r>
        <w:rPr>
          <w:rFonts w:hint="eastAsia" w:ascii="宋体" w:hAnsi="宋体"/>
          <w:sz w:val="24"/>
        </w:rPr>
        <w:t>（二）本合同一式</w:t>
      </w:r>
      <w:r>
        <w:rPr>
          <w:rFonts w:hint="eastAsia" w:ascii="宋体" w:hAnsi="宋体"/>
          <w:sz w:val="24"/>
          <w:u w:val="single"/>
        </w:rPr>
        <w:t xml:space="preserve"> 七 </w:t>
      </w:r>
      <w:r>
        <w:rPr>
          <w:rFonts w:hint="eastAsia" w:ascii="宋体" w:hAnsi="宋体"/>
          <w:sz w:val="24"/>
        </w:rPr>
        <w:t>份，具有同等法律效力，甲方执</w:t>
      </w:r>
      <w:r>
        <w:rPr>
          <w:rFonts w:hint="eastAsia" w:ascii="宋体" w:hAnsi="宋体"/>
          <w:sz w:val="24"/>
          <w:u w:val="single"/>
        </w:rPr>
        <w:t>三</w:t>
      </w:r>
      <w:r>
        <w:rPr>
          <w:rFonts w:hint="eastAsia" w:ascii="宋体" w:hAnsi="宋体"/>
          <w:sz w:val="24"/>
        </w:rPr>
        <w:t>份，乙方执</w:t>
      </w:r>
      <w:r>
        <w:rPr>
          <w:rFonts w:hint="eastAsia" w:ascii="宋体" w:hAnsi="宋体"/>
          <w:sz w:val="24"/>
          <w:u w:val="single"/>
        </w:rPr>
        <w:t xml:space="preserve"> 二 </w:t>
      </w:r>
      <w:r>
        <w:rPr>
          <w:rFonts w:hint="eastAsia" w:ascii="宋体" w:hAnsi="宋体"/>
          <w:sz w:val="24"/>
        </w:rPr>
        <w:t>份，政府采购监管部门</w:t>
      </w:r>
      <w:r>
        <w:rPr>
          <w:rFonts w:hint="eastAsia" w:ascii="宋体" w:hAnsi="宋体"/>
          <w:sz w:val="24"/>
          <w:u w:val="single"/>
        </w:rPr>
        <w:t>一</w:t>
      </w:r>
      <w:r>
        <w:rPr>
          <w:rFonts w:hint="eastAsia" w:ascii="宋体" w:hAnsi="宋体"/>
          <w:sz w:val="24"/>
        </w:rPr>
        <w:t>份，广州市政府采购中心</w:t>
      </w:r>
      <w:r>
        <w:rPr>
          <w:rFonts w:hint="eastAsia" w:ascii="宋体" w:hAnsi="宋体"/>
          <w:sz w:val="24"/>
          <w:u w:val="single"/>
        </w:rPr>
        <w:t>一</w:t>
      </w:r>
      <w:r>
        <w:rPr>
          <w:rFonts w:hint="eastAsia" w:ascii="宋体" w:hAnsi="宋体"/>
          <w:sz w:val="24"/>
        </w:rPr>
        <w:t>份，合同自双方签字盖章后生效。本合同未尽事宜，由双方协商处理。</w:t>
      </w:r>
    </w:p>
    <w:p w14:paraId="64C54D3F">
      <w:pPr>
        <w:pStyle w:val="7"/>
        <w:widowControl/>
        <w:spacing w:line="480" w:lineRule="exact"/>
        <w:ind w:firstLine="480" w:firstLineChars="200"/>
        <w:jc w:val="left"/>
        <w:rPr>
          <w:rFonts w:hint="eastAsia" w:ascii="宋体" w:hAnsi="宋体"/>
          <w:sz w:val="24"/>
        </w:rPr>
      </w:pPr>
      <w:r>
        <w:rPr>
          <w:rFonts w:hint="eastAsia" w:ascii="宋体" w:hAnsi="宋体"/>
          <w:sz w:val="24"/>
        </w:rPr>
        <w:t>（三）本合同之附件均为合同的有效组成部分，双方可对本合同的条款进行补充，以书面形式签订补充协议。补充协议与本合同具有同等效力。</w:t>
      </w:r>
    </w:p>
    <w:p w14:paraId="63028D41">
      <w:pPr>
        <w:pStyle w:val="4"/>
        <w:ind w:firstLine="480"/>
        <w:jc w:val="both"/>
        <w:rPr>
          <w:rFonts w:hint="default"/>
        </w:rPr>
      </w:pPr>
      <w:r>
        <w:rPr>
          <w:sz w:val="21"/>
        </w:rPr>
        <w:t xml:space="preserve"> </w:t>
      </w:r>
    </w:p>
    <w:p w14:paraId="66464C96">
      <w:pPr>
        <w:spacing w:line="480" w:lineRule="exact"/>
        <w:ind w:firstLine="480" w:firstLineChars="200"/>
        <w:rPr>
          <w:rFonts w:hint="eastAsia" w:ascii="宋体" w:hAnsi="宋体"/>
          <w:b/>
          <w:bCs/>
          <w:sz w:val="24"/>
        </w:rPr>
      </w:pPr>
      <w:r>
        <w:rPr>
          <w:rFonts w:hint="eastAsia" w:ascii="宋体" w:hAnsi="宋体"/>
          <w:sz w:val="24"/>
        </w:rPr>
        <w:t>附件：1</w:t>
      </w:r>
      <w:r>
        <w:rPr>
          <w:rFonts w:ascii="宋体" w:hAnsi="宋体"/>
          <w:sz w:val="24"/>
        </w:rPr>
        <w:t>.</w:t>
      </w:r>
      <w:r>
        <w:rPr>
          <w:rFonts w:hint="eastAsia" w:ascii="宋体" w:hAnsi="宋体"/>
          <w:sz w:val="24"/>
        </w:rPr>
        <w:t>广州市人民政府办公厅信息化运维项目绩效考核方案</w:t>
      </w:r>
    </w:p>
    <w:p w14:paraId="17C0B3D4">
      <w:pPr>
        <w:spacing w:line="480" w:lineRule="exact"/>
        <w:ind w:firstLine="1200" w:firstLineChars="500"/>
        <w:rPr>
          <w:rFonts w:hint="eastAsia" w:ascii="宋体" w:hAnsi="宋体"/>
          <w:sz w:val="24"/>
        </w:rPr>
      </w:pPr>
      <w:r>
        <w:rPr>
          <w:rFonts w:hint="eastAsia" w:ascii="宋体" w:hAnsi="宋体"/>
          <w:sz w:val="24"/>
        </w:rPr>
        <w:t>2</w:t>
      </w:r>
      <w:r>
        <w:rPr>
          <w:rFonts w:ascii="宋体" w:hAnsi="宋体"/>
          <w:sz w:val="24"/>
        </w:rPr>
        <w:t>.</w:t>
      </w:r>
      <w:r>
        <w:rPr>
          <w:rFonts w:hint="eastAsia" w:ascii="宋体" w:hAnsi="宋体"/>
          <w:sz w:val="24"/>
        </w:rPr>
        <w:t>广州市人民政府办公厅信息化运维项目验收标准</w:t>
      </w:r>
    </w:p>
    <w:p w14:paraId="4ED0D931">
      <w:pPr>
        <w:spacing w:line="480" w:lineRule="exact"/>
        <w:ind w:firstLine="1200" w:firstLineChars="500"/>
        <w:rPr>
          <w:rFonts w:hint="eastAsia" w:ascii="宋体" w:hAnsi="宋体"/>
          <w:sz w:val="24"/>
        </w:rPr>
      </w:pPr>
      <w:r>
        <w:rPr>
          <w:rFonts w:hint="eastAsia" w:ascii="宋体" w:hAnsi="宋体"/>
          <w:sz w:val="24"/>
        </w:rPr>
        <w:t>3</w:t>
      </w:r>
      <w:r>
        <w:rPr>
          <w:rFonts w:ascii="宋体" w:hAnsi="宋体"/>
          <w:sz w:val="24"/>
        </w:rPr>
        <w:t>.</w:t>
      </w:r>
      <w:r>
        <w:rPr>
          <w:rFonts w:hint="eastAsia" w:ascii="宋体" w:hAnsi="宋体"/>
          <w:sz w:val="24"/>
        </w:rPr>
        <w:t>保密协议</w:t>
      </w:r>
    </w:p>
    <w:p w14:paraId="396A587C">
      <w:pPr>
        <w:pStyle w:val="4"/>
        <w:ind w:left="600" w:firstLine="480"/>
        <w:jc w:val="both"/>
        <w:rPr>
          <w:rFonts w:hint="default"/>
          <w:sz w:val="21"/>
        </w:rPr>
      </w:pPr>
    </w:p>
    <w:p w14:paraId="4554C5B0">
      <w:pPr>
        <w:pStyle w:val="4"/>
        <w:ind w:left="600" w:firstLine="480"/>
        <w:jc w:val="both"/>
        <w:rPr>
          <w:rFonts w:hint="default"/>
          <w:sz w:val="21"/>
        </w:rPr>
      </w:pPr>
    </w:p>
    <w:p w14:paraId="2D133FD0">
      <w:pPr>
        <w:pStyle w:val="4"/>
        <w:ind w:left="600" w:firstLine="480"/>
        <w:jc w:val="both"/>
        <w:rPr>
          <w:rFonts w:hint="default"/>
          <w:sz w:val="21"/>
        </w:rPr>
      </w:pPr>
    </w:p>
    <w:p w14:paraId="755FCE0C">
      <w:pPr>
        <w:pStyle w:val="4"/>
        <w:ind w:left="600" w:firstLine="480"/>
        <w:jc w:val="both"/>
        <w:rPr>
          <w:rFonts w:hint="default"/>
          <w:sz w:val="21"/>
        </w:rPr>
      </w:pPr>
    </w:p>
    <w:p w14:paraId="3D9C58D1">
      <w:pPr>
        <w:pStyle w:val="4"/>
        <w:jc w:val="both"/>
        <w:rPr>
          <w:rFonts w:hint="default"/>
        </w:rPr>
      </w:pPr>
      <w:r>
        <w:rPr>
          <w:sz w:val="21"/>
        </w:rPr>
        <w:t xml:space="preserve"> </w:t>
      </w:r>
    </w:p>
    <w:p w14:paraId="53EC0AB2">
      <w:pPr>
        <w:pStyle w:val="4"/>
        <w:jc w:val="both"/>
        <w:rPr>
          <w:rFonts w:hint="default"/>
        </w:rPr>
      </w:pPr>
      <w:r>
        <w:rPr>
          <w:b/>
          <w:sz w:val="24"/>
        </w:rPr>
        <w:t>甲方： 广州市人民政府办公厅           乙方：</w:t>
      </w:r>
    </w:p>
    <w:p w14:paraId="149673E5">
      <w:pPr>
        <w:pStyle w:val="4"/>
        <w:jc w:val="both"/>
        <w:rPr>
          <w:rFonts w:hint="default"/>
        </w:rPr>
      </w:pPr>
      <w:r>
        <w:rPr>
          <w:sz w:val="24"/>
        </w:rPr>
        <w:t xml:space="preserve">甲方代表（签字）：                    乙方代表（签字）：            </w:t>
      </w:r>
    </w:p>
    <w:p w14:paraId="16E2891B">
      <w:pPr>
        <w:pStyle w:val="4"/>
        <w:jc w:val="both"/>
        <w:rPr>
          <w:rFonts w:hint="default"/>
        </w:rPr>
      </w:pPr>
      <w:r>
        <w:rPr>
          <w:sz w:val="24"/>
        </w:rPr>
        <w:t xml:space="preserve">电话：                                电话：         </w:t>
      </w:r>
    </w:p>
    <w:p w14:paraId="346307F7">
      <w:pPr>
        <w:pStyle w:val="4"/>
        <w:jc w:val="both"/>
        <w:rPr>
          <w:rFonts w:hint="default"/>
        </w:rPr>
      </w:pPr>
      <w:r>
        <w:rPr>
          <w:sz w:val="24"/>
        </w:rPr>
        <w:t>签订日期：    年    月    日          签订日期：     年    月    日</w:t>
      </w:r>
    </w:p>
    <w:p w14:paraId="21B47C1A">
      <w:pPr>
        <w:pStyle w:val="4"/>
        <w:rPr>
          <w:rFonts w:hint="default"/>
        </w:rPr>
      </w:pPr>
      <w:r>
        <w:rPr>
          <w:sz w:val="24"/>
        </w:rPr>
        <w:t>开户银行：</w:t>
      </w:r>
    </w:p>
    <w:p w14:paraId="4ED74DCB">
      <w:pPr>
        <w:pStyle w:val="4"/>
        <w:rPr>
          <w:rFonts w:hint="default"/>
        </w:rPr>
      </w:pPr>
      <w:r>
        <w:rPr>
          <w:sz w:val="21"/>
        </w:rPr>
        <w:t xml:space="preserve">                                    </w:t>
      </w:r>
      <w:r>
        <w:rPr>
          <w:rFonts w:hint="default"/>
          <w:sz w:val="21"/>
        </w:rPr>
        <w:t xml:space="preserve"> </w:t>
      </w:r>
      <w:r>
        <w:rPr>
          <w:sz w:val="21"/>
        </w:rPr>
        <w:t xml:space="preserve"> </w:t>
      </w:r>
      <w:r>
        <w:rPr>
          <w:rFonts w:hint="default"/>
          <w:sz w:val="21"/>
        </w:rPr>
        <w:t xml:space="preserve">     </w:t>
      </w:r>
      <w:r>
        <w:rPr>
          <w:sz w:val="21"/>
        </w:rPr>
        <w:t xml:space="preserve"> </w:t>
      </w:r>
      <w:r>
        <w:rPr>
          <w:sz w:val="24"/>
        </w:rPr>
        <w:t xml:space="preserve">银行帐户：  </w:t>
      </w:r>
    </w:p>
    <w:p w14:paraId="4D0915E5">
      <w:pPr>
        <w:pStyle w:val="4"/>
        <w:rPr>
          <w:rFonts w:hint="default"/>
        </w:rPr>
      </w:pPr>
      <w:r>
        <w:rPr>
          <w:sz w:val="21"/>
        </w:rPr>
        <w:t xml:space="preserve">                                   </w:t>
      </w:r>
      <w:r>
        <w:rPr>
          <w:rFonts w:hint="default"/>
          <w:sz w:val="21"/>
        </w:rPr>
        <w:t xml:space="preserve">      </w:t>
      </w:r>
      <w:r>
        <w:rPr>
          <w:sz w:val="21"/>
        </w:rPr>
        <w:t xml:space="preserve">   </w:t>
      </w:r>
      <w:r>
        <w:rPr>
          <w:sz w:val="24"/>
        </w:rPr>
        <w:t>银行行号：</w:t>
      </w:r>
    </w:p>
    <w:p w14:paraId="702FDB61">
      <w:pPr>
        <w:pStyle w:val="4"/>
        <w:rPr>
          <w:rFonts w:hint="default"/>
        </w:rPr>
      </w:pPr>
      <w:r>
        <w:t xml:space="preserve">  </w:t>
      </w:r>
    </w:p>
    <w:p w14:paraId="34B2DC1C">
      <w:pPr>
        <w:pStyle w:val="4"/>
        <w:shd w:val="clear" w:color="auto" w:fill="FFFFFF"/>
        <w:jc w:val="both"/>
        <w:rPr>
          <w:rFonts w:hint="default"/>
        </w:rPr>
      </w:pPr>
      <w:r>
        <w:rPr>
          <w:b/>
          <w:sz w:val="36"/>
        </w:rPr>
        <w:br w:type="page"/>
      </w:r>
    </w:p>
    <w:p w14:paraId="3170BF51"/>
    <w:sectPr>
      <w:pgSz w:w="11906" w:h="16838"/>
      <w:pgMar w:top="1440" w:right="1800" w:bottom="1440" w:left="1800" w:header="851" w:footer="992" w:gutter="0"/>
      <w:cols w:space="425" w:num="1"/>
      <w:docGrid w:type="lines" w:linePitch="312"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法律顾问" w:initials="LF" w:date="2026-10-13T18:21:33Z">
    <w:p>
      <w:pPr>
        <w:pStyle w:val="CommentText"/>
      </w:pPr>
      <w:r>
        <w:rPr>
          <w:rStyle w:val="CommentReference"/>
        </w:rPr>
        <w:annotationRef/>
      </w:r>
      <w:r>
        <w:t>项目编号应与招标文件统一为CZ2026-0463。</w:t>
      </w:r>
    </w:p>
  </w:comment>
  <w:comment w:id="1" w:author="法律顾问" w:initials="LF" w:date="2026-10-13T18:21:33Z">
    <w:p>
      <w:pPr>
        <w:pStyle w:val="CommentText"/>
      </w:pPr>
      <w:r>
        <w:rPr>
          <w:rStyle w:val="CommentReference"/>
        </w:rPr>
        <w:annotationRef/>
      </w:r>
      <w:r>
        <w:t>项目编号应与招标文件统一为CZ2026-0463。</w:t>
      </w:r>
    </w:p>
  </w:comment>
  <w:comment w:id="2" w:author="法律顾问" w:initials="LF" w:date="2026-10-13T18:21:33Z">
    <w:p>
      <w:pPr>
        <w:pStyle w:val="CommentText"/>
      </w:pPr>
      <w:r>
        <w:rPr>
          <w:rStyle w:val="CommentReference"/>
        </w:rPr>
        <w:annotationRef/>
      </w:r>
      <w:r>
        <w:t>更正原文拼写错误，避免履约范围产生歧义。</w:t>
      </w:r>
    </w:p>
  </w:comment>
  <w:comment w:id="3" w:author="法律顾问" w:initials="LF" w:date="2026-10-13T18:21:33Z">
    <w:p>
      <w:pPr>
        <w:pStyle w:val="CommentText"/>
      </w:pPr>
      <w:r>
        <w:rPr>
          <w:rStyle w:val="CommentReference"/>
        </w:rPr>
        <w:annotationRef/>
      </w:r>
      <w:r>
        <w:t>招标文件允许合同分包，采购需求要求中小企业份额40%且小微企业不低于28%；原句与采购文件冲突。</w:t>
      </w:r>
    </w:p>
  </w:comment>
  <w:comment w:id="4" w:author="法律顾问" w:initials="LF" w:date="2026-10-13T18:21:33Z">
    <w:p>
      <w:pPr>
        <w:pStyle w:val="CommentText"/>
      </w:pPr>
      <w:r>
        <w:rPr>
          <w:rStyle w:val="CommentReference"/>
        </w:rPr>
        <w:annotationRef/>
      </w:r>
      <w:r>
        <w:t>将采购需求P270的优先适用规则显式纳入合同，避免付款冲突。</w:t>
      </w:r>
    </w:p>
  </w:comment>
  <w:comment w:id="5" w:author="法律顾问" w:initials="LF" w:date="2026-10-13T18:21:33Z">
    <w:p>
      <w:pPr>
        <w:pStyle w:val="CommentText"/>
      </w:pPr>
      <w:r>
        <w:rPr>
          <w:rStyle w:val="CommentReference"/>
        </w:rPr>
        <w:annotationRef/>
      </w:r>
      <w:r>
        <w:t>采购需求P272-P275明确为收到发票后5个工作日，且P270规定其付款方式不一致时优先适用。</w:t>
      </w:r>
    </w:p>
  </w:comment>
  <w:comment w:id="6" w:author="法律顾问" w:initials="LF" w:date="2026-10-13T18:21:33Z">
    <w:p>
      <w:pPr>
        <w:pStyle w:val="CommentText"/>
      </w:pPr>
      <w:r>
        <w:rPr>
          <w:rStyle w:val="CommentReference"/>
        </w:rPr>
        <w:annotationRef/>
      </w:r>
      <w:r>
        <w:t>补足缺失的第七章编号，便于条款引用和交叉核对。</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KSOF7FC4CF2A">
    <w:panose1 w:val="020B0604020202020204"/>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277151"/>
    <w:multiLevelType w:val="multilevel"/>
    <w:tmpl w:val="38277151"/>
    <w:lvl w:ilvl="0" w:tentative="0">
      <w:start w:val="1"/>
      <w:numFmt w:val="chineseCounting"/>
      <w:suff w:val="nothing"/>
      <w:lvlText w:val="（%1）"/>
      <w:lvlJc w:val="left"/>
      <w:pPr>
        <w:ind w:left="0" w:firstLine="0"/>
      </w:pPr>
      <w:rPr>
        <w:rFonts w:hint="eastAsia" w:ascii="宋体" w:hAnsi="宋体" w:eastAsia="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6C066D61"/>
    <w:multiLevelType w:val="multilevel"/>
    <w:tmpl w:val="6C066D61"/>
    <w:lvl w:ilvl="0" w:tentative="0">
      <w:start w:val="7"/>
      <w:numFmt w:val="chineseCounting"/>
      <w:suff w:val="nothing"/>
      <w:lvlText w:val="%1、"/>
      <w:lvlJc w:val="left"/>
      <w:pPr>
        <w:ind w:left="0" w:firstLine="0"/>
      </w:pPr>
      <w:rPr>
        <w:rFonts w:hint="eastAsia" w:ascii="宋体" w:hAnsi="宋体" w:eastAsia="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54546D"/>
    <w:rsid w:val="425454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null3"/>
    <w:hidden/>
    <w:qFormat/>
    <w:uiPriority w:val="0"/>
    <w:rPr>
      <w:rFonts w:hint="eastAsia" w:asciiTheme="minorHAnsi" w:hAnsiTheme="minorHAnsi" w:eastAsiaTheme="minorEastAsia" w:cstheme="minorBidi"/>
      <w:lang w:val="en-US" w:eastAsia="zh-Hans" w:bidi="ar-SA"/>
    </w:rPr>
  </w:style>
  <w:style w:type="paragraph" w:customStyle="1" w:styleId="5">
    <w:name w:val="正文_1_0"/>
    <w:basedOn w:val="1"/>
    <w:qFormat/>
    <w:uiPriority w:val="0"/>
  </w:style>
  <w:style w:type="paragraph" w:customStyle="1" w:styleId="6">
    <w:name w:val="正文_2_0"/>
    <w:basedOn w:val="1"/>
    <w:qFormat/>
    <w:uiPriority w:val="0"/>
  </w:style>
  <w:style w:type="paragraph" w:customStyle="1" w:styleId="7">
    <w:name w:val="正文_3_0_0"/>
    <w:basedOn w:val="1"/>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2026-04-29T08:18:00Z</dcterms:created>
  <dc:creator>徐刚</dc:creator>
  <cp:lastModifiedBy>徐刚</cp:lastModifiedBy>
  <dcterms:modified xsi:type="dcterms:W3CDTF">2026-04-29T08:18:12Z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8B5BBEC80EE04C9E873FBE94BA83FB66_11</vt:lpwstr>
  </property>
  <property fmtid="{D5CDD505-2E9C-101B-9397-08002B2CF9AE}" pid="4" name="KSOTemplateDocerSaveRecord">
    <vt:lpwstr>eyJoZGlkIjoiYTliNmY2YjQ0YjU1Mjg0YmJmZDkzOTQ2MWFjMDJlZTYiLCJ1c2VySWQiOiIzMjQ1MTU5MDQifQ==</vt:lpwstr>
  </property>
</Properties>
</file>